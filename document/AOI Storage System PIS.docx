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FB160D" w14:textId="77777777" w:rsidR="002F0243" w:rsidRPr="00453569" w:rsidRDefault="00756948" w:rsidP="00D0133B">
      <w:r w:rsidRPr="00453569">
        <w:t>□</w:t>
      </w:r>
      <w:r>
        <w:t>Engineering Directive(ED)</w:t>
      </w:r>
      <w:r>
        <w:tab/>
        <w:t xml:space="preserve"> </w:t>
      </w:r>
      <w:r w:rsidR="002F0243" w:rsidRPr="00453569">
        <w:t>■</w:t>
      </w:r>
      <w:r>
        <w:t>Engineering Specification (ES)</w:t>
      </w:r>
      <w:r>
        <w:tab/>
        <w:t xml:space="preserve">   </w:t>
      </w:r>
      <w:r w:rsidR="002F0243" w:rsidRPr="00453569">
        <w:t>□Manufacturing System (MS)</w:t>
      </w:r>
    </w:p>
    <w:tbl>
      <w:tblPr>
        <w:tblW w:w="13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43"/>
        <w:gridCol w:w="1415"/>
        <w:gridCol w:w="1048"/>
        <w:gridCol w:w="367"/>
        <w:gridCol w:w="1415"/>
        <w:gridCol w:w="1479"/>
        <w:gridCol w:w="1415"/>
        <w:gridCol w:w="1415"/>
        <w:gridCol w:w="1415"/>
        <w:gridCol w:w="1415"/>
      </w:tblGrid>
      <w:tr w:rsidR="002F0243" w:rsidRPr="007B480C" w14:paraId="290ADF37" w14:textId="77777777" w:rsidTr="00304C4C">
        <w:trPr>
          <w:gridAfter w:val="2"/>
          <w:wAfter w:w="2830" w:type="dxa"/>
          <w:cantSplit/>
        </w:trPr>
        <w:tc>
          <w:tcPr>
            <w:tcW w:w="4706" w:type="dxa"/>
            <w:gridSpan w:val="3"/>
            <w:vMerge w:val="restart"/>
            <w:tcBorders>
              <w:left w:val="nil"/>
            </w:tcBorders>
          </w:tcPr>
          <w:p w14:paraId="2E655BB4" w14:textId="031C877E" w:rsidR="002F0243" w:rsidRPr="008346BC" w:rsidRDefault="002F0243" w:rsidP="00304C4C">
            <w:pPr>
              <w:spacing w:line="320" w:lineRule="exact"/>
              <w:rPr>
                <w:rFonts w:ascii="Arial" w:hAnsi="Arial" w:cs="Arial"/>
                <w:sz w:val="20"/>
                <w:szCs w:val="20"/>
              </w:rPr>
            </w:pPr>
            <w:r w:rsidRPr="007B480C">
              <w:rPr>
                <w:rFonts w:ascii="Arial" w:hAnsi="Arial" w:cs="Arial"/>
                <w:sz w:val="20"/>
                <w:szCs w:val="20"/>
              </w:rPr>
              <w:t>Subject:</w:t>
            </w:r>
            <w:r w:rsidRPr="007B480C">
              <w:rPr>
                <w:rFonts w:ascii="Arial" w:hAnsi="Arial" w:cs="Arial"/>
                <w:color w:val="0000FF"/>
                <w:sz w:val="20"/>
                <w:szCs w:val="20"/>
              </w:rPr>
              <w:t xml:space="preserve"> </w:t>
            </w:r>
            <w:r w:rsidR="008E02D7">
              <w:rPr>
                <w:rFonts w:ascii="Arial" w:hAnsi="Arial" w:cs="Arial"/>
                <w:color w:val="000000"/>
                <w:sz w:val="20"/>
                <w:szCs w:val="20"/>
              </w:rPr>
              <w:t>AOI Storage System</w:t>
            </w:r>
          </w:p>
          <w:p w14:paraId="6BFAE2AA"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Document classification:</w:t>
            </w:r>
            <w:r w:rsidRPr="007B480C">
              <w:rPr>
                <w:rFonts w:ascii="Arial" w:hAnsi="Arial" w:cs="Arial"/>
                <w:color w:val="FF0000"/>
                <w:sz w:val="20"/>
                <w:szCs w:val="20"/>
              </w:rPr>
              <w:t xml:space="preserve"> Confidential</w:t>
            </w:r>
          </w:p>
        </w:tc>
        <w:tc>
          <w:tcPr>
            <w:tcW w:w="3261" w:type="dxa"/>
            <w:gridSpan w:val="3"/>
            <w:tcBorders>
              <w:bottom w:val="nil"/>
            </w:tcBorders>
          </w:tcPr>
          <w:p w14:paraId="28C1D78D" w14:textId="77777777" w:rsidR="002F0243" w:rsidRPr="007B480C" w:rsidRDefault="002F0243" w:rsidP="00304C4C">
            <w:pPr>
              <w:spacing w:beforeLines="20" w:before="48" w:afterLines="20" w:after="48" w:line="320" w:lineRule="exact"/>
              <w:rPr>
                <w:rFonts w:ascii="Arial" w:eastAsia="宋体" w:hAnsi="Arial" w:cs="Arial"/>
                <w:sz w:val="20"/>
                <w:szCs w:val="20"/>
              </w:rPr>
            </w:pPr>
            <w:r w:rsidRPr="007B480C">
              <w:rPr>
                <w:rFonts w:ascii="Arial" w:hAnsi="Arial" w:cs="Arial"/>
                <w:sz w:val="20"/>
                <w:szCs w:val="20"/>
              </w:rPr>
              <w:t>Doc. No</w:t>
            </w:r>
            <w:r w:rsidRPr="007B480C">
              <w:rPr>
                <w:rFonts w:ascii="Arial" w:hAnsi="Arial" w:cs="Arial"/>
                <w:color w:val="000000"/>
                <w:sz w:val="20"/>
                <w:szCs w:val="20"/>
              </w:rPr>
              <w:t xml:space="preserve">.: </w:t>
            </w:r>
          </w:p>
        </w:tc>
        <w:tc>
          <w:tcPr>
            <w:tcW w:w="2830" w:type="dxa"/>
            <w:gridSpan w:val="2"/>
            <w:tcBorders>
              <w:bottom w:val="single" w:sz="4" w:space="0" w:color="auto"/>
              <w:right w:val="nil"/>
            </w:tcBorders>
          </w:tcPr>
          <w:p w14:paraId="327E219C" w14:textId="77777777" w:rsidR="002F0243" w:rsidRPr="00762C00" w:rsidRDefault="002F0243" w:rsidP="00304C4C">
            <w:pPr>
              <w:spacing w:beforeLines="20" w:before="48" w:afterLines="20" w:after="48" w:line="320" w:lineRule="exact"/>
              <w:rPr>
                <w:rFonts w:ascii="Arial" w:hAnsi="Arial" w:cs="Arial"/>
                <w:color w:val="000000"/>
                <w:sz w:val="20"/>
                <w:szCs w:val="20"/>
              </w:rPr>
            </w:pPr>
            <w:r w:rsidRPr="00762C00">
              <w:rPr>
                <w:rFonts w:ascii="Arial" w:hAnsi="Arial" w:cs="Arial"/>
                <w:color w:val="000000"/>
                <w:sz w:val="20"/>
                <w:szCs w:val="20"/>
              </w:rPr>
              <w:t>Rev.:V0</w:t>
            </w:r>
            <w:r w:rsidRPr="00762C00">
              <w:rPr>
                <w:rFonts w:ascii="Arial" w:hAnsi="Arial" w:cs="Arial" w:hint="eastAsia"/>
                <w:color w:val="000000"/>
                <w:sz w:val="20"/>
                <w:szCs w:val="20"/>
              </w:rPr>
              <w:t>0</w:t>
            </w:r>
            <w:r w:rsidR="001D3D2B">
              <w:rPr>
                <w:rFonts w:ascii="Arial" w:hAnsi="Arial" w:cs="Arial"/>
                <w:color w:val="000000"/>
                <w:sz w:val="20"/>
                <w:szCs w:val="20"/>
              </w:rPr>
              <w:t>1</w:t>
            </w:r>
          </w:p>
        </w:tc>
      </w:tr>
      <w:tr w:rsidR="002F0243" w:rsidRPr="007B480C" w14:paraId="374E1442" w14:textId="77777777" w:rsidTr="00304C4C">
        <w:trPr>
          <w:gridAfter w:val="2"/>
          <w:wAfter w:w="2830" w:type="dxa"/>
          <w:cantSplit/>
        </w:trPr>
        <w:tc>
          <w:tcPr>
            <w:tcW w:w="4706" w:type="dxa"/>
            <w:gridSpan w:val="3"/>
            <w:vMerge/>
            <w:tcBorders>
              <w:left w:val="nil"/>
            </w:tcBorders>
          </w:tcPr>
          <w:p w14:paraId="672A6659" w14:textId="77777777" w:rsidR="002F0243" w:rsidRPr="007B480C" w:rsidRDefault="002F0243" w:rsidP="00304C4C">
            <w:pPr>
              <w:spacing w:line="320" w:lineRule="exact"/>
              <w:rPr>
                <w:rFonts w:ascii="Arial" w:hAnsi="Arial" w:cs="Arial"/>
                <w:sz w:val="20"/>
                <w:szCs w:val="20"/>
              </w:rPr>
            </w:pPr>
          </w:p>
        </w:tc>
        <w:tc>
          <w:tcPr>
            <w:tcW w:w="3261" w:type="dxa"/>
            <w:gridSpan w:val="3"/>
            <w:tcBorders>
              <w:top w:val="nil"/>
            </w:tcBorders>
          </w:tcPr>
          <w:p w14:paraId="0627A405" w14:textId="4955357B" w:rsidR="002F0243" w:rsidRPr="00762C00" w:rsidRDefault="001D3D2B" w:rsidP="00304C4C">
            <w:pPr>
              <w:spacing w:beforeLines="20" w:before="48" w:afterLines="20" w:after="48" w:line="320" w:lineRule="exact"/>
              <w:rPr>
                <w:rFonts w:ascii="Arial" w:hAnsi="Arial" w:cs="Arial"/>
                <w:color w:val="000000"/>
                <w:sz w:val="20"/>
                <w:szCs w:val="20"/>
              </w:rPr>
            </w:pPr>
            <w:r>
              <w:rPr>
                <w:rFonts w:ascii="Arial" w:hAnsi="Arial" w:cs="Arial"/>
                <w:color w:val="000000"/>
                <w:sz w:val="20"/>
                <w:szCs w:val="20"/>
              </w:rPr>
              <w:t>Effective Date:</w:t>
            </w:r>
            <w:r w:rsidR="008E02D7">
              <w:rPr>
                <w:rFonts w:ascii="Arial" w:hAnsi="Arial" w:cs="Arial"/>
                <w:color w:val="000000"/>
                <w:sz w:val="20"/>
                <w:szCs w:val="20"/>
              </w:rPr>
              <w:t xml:space="preserve"> 2019/06/21</w:t>
            </w:r>
          </w:p>
        </w:tc>
        <w:tc>
          <w:tcPr>
            <w:tcW w:w="2830" w:type="dxa"/>
            <w:gridSpan w:val="2"/>
            <w:tcBorders>
              <w:top w:val="single" w:sz="4" w:space="0" w:color="auto"/>
              <w:right w:val="nil"/>
            </w:tcBorders>
          </w:tcPr>
          <w:p w14:paraId="7C6957F8" w14:textId="77777777" w:rsidR="002F0243" w:rsidRPr="007B480C" w:rsidRDefault="002F0243" w:rsidP="00304C4C">
            <w:pPr>
              <w:spacing w:beforeLines="20" w:before="48" w:afterLines="20" w:after="48" w:line="320" w:lineRule="exact"/>
              <w:rPr>
                <w:rFonts w:ascii="Arial" w:hAnsi="Arial" w:cs="Arial"/>
                <w:sz w:val="20"/>
                <w:szCs w:val="20"/>
              </w:rPr>
            </w:pPr>
            <w:r w:rsidRPr="007B480C">
              <w:rPr>
                <w:rFonts w:ascii="Arial" w:hAnsi="Arial" w:cs="Arial"/>
                <w:sz w:val="20"/>
                <w:szCs w:val="20"/>
              </w:rPr>
              <w:t>Revision Status</w:t>
            </w:r>
          </w:p>
        </w:tc>
      </w:tr>
      <w:tr w:rsidR="002F0243" w:rsidRPr="007B480C" w14:paraId="311D6044" w14:textId="77777777" w:rsidTr="00304C4C">
        <w:trPr>
          <w:gridAfter w:val="2"/>
          <w:wAfter w:w="2830" w:type="dxa"/>
          <w:cantSplit/>
          <w:trHeight w:val="170"/>
        </w:trPr>
        <w:tc>
          <w:tcPr>
            <w:tcW w:w="7967" w:type="dxa"/>
            <w:gridSpan w:val="6"/>
            <w:vMerge w:val="restart"/>
            <w:tcBorders>
              <w:left w:val="nil"/>
            </w:tcBorders>
          </w:tcPr>
          <w:p w14:paraId="6C7F3E71" w14:textId="77777777" w:rsidR="002F0243" w:rsidRPr="00A23768" w:rsidRDefault="002F0243" w:rsidP="00A23768">
            <w:pPr>
              <w:ind w:leftChars="100" w:left="240"/>
              <w:rPr>
                <w:rFonts w:ascii="Arial" w:eastAsia="宋体" w:hAnsi="Arial" w:cs="Arial"/>
                <w:color w:val="000000"/>
                <w:sz w:val="20"/>
                <w:szCs w:val="20"/>
              </w:rPr>
            </w:pPr>
            <w:r w:rsidRPr="007B480C">
              <w:rPr>
                <w:rFonts w:ascii="Arial" w:eastAsia="宋体" w:hAnsi="Arial" w:cs="Arial"/>
                <w:color w:val="000000"/>
              </w:rPr>
              <w:t>Description:</w:t>
            </w:r>
          </w:p>
          <w:p w14:paraId="0A37501D" w14:textId="77777777" w:rsidR="00A02233" w:rsidRDefault="00A02233" w:rsidP="004D78B1">
            <w:pPr>
              <w:rPr>
                <w:rFonts w:ascii="Arial" w:eastAsia="宋体" w:hAnsi="Arial" w:cs="Arial"/>
                <w:sz w:val="20"/>
                <w:szCs w:val="20"/>
              </w:rPr>
            </w:pPr>
          </w:p>
          <w:p w14:paraId="6C651961" w14:textId="09F862DC" w:rsidR="0083416D" w:rsidRPr="00A02233" w:rsidRDefault="004D2595" w:rsidP="00263244">
            <w:r>
              <w:rPr>
                <w:rFonts w:ascii="Arial" w:eastAsia="宋体" w:hAnsi="Arial" w:cs="Arial"/>
                <w:sz w:val="20"/>
                <w:szCs w:val="20"/>
              </w:rPr>
              <w:t>AOI (</w:t>
            </w:r>
            <w:bookmarkStart w:id="0" w:name="OLE_LINK1"/>
            <w:r>
              <w:rPr>
                <w:rFonts w:ascii="Arial" w:eastAsia="宋体" w:hAnsi="Arial" w:cs="Arial"/>
                <w:sz w:val="20"/>
                <w:szCs w:val="20"/>
              </w:rPr>
              <w:t>Automated Optical Inspection</w:t>
            </w:r>
            <w:bookmarkEnd w:id="0"/>
            <w:r>
              <w:rPr>
                <w:rFonts w:ascii="Arial" w:eastAsia="宋体" w:hAnsi="Arial" w:cs="Arial"/>
                <w:sz w:val="20"/>
                <w:szCs w:val="20"/>
              </w:rPr>
              <w:t>) Storage System</w:t>
            </w:r>
          </w:p>
        </w:tc>
        <w:tc>
          <w:tcPr>
            <w:tcW w:w="1415" w:type="dxa"/>
          </w:tcPr>
          <w:p w14:paraId="6D74EAC0" w14:textId="77777777"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Page</w:t>
            </w:r>
          </w:p>
        </w:tc>
        <w:tc>
          <w:tcPr>
            <w:tcW w:w="1415" w:type="dxa"/>
            <w:tcBorders>
              <w:right w:val="nil"/>
            </w:tcBorders>
          </w:tcPr>
          <w:p w14:paraId="112A2C3C" w14:textId="77777777"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Rev.</w:t>
            </w:r>
          </w:p>
        </w:tc>
      </w:tr>
      <w:tr w:rsidR="002F0243" w:rsidRPr="007B480C" w14:paraId="5DAB6C7B" w14:textId="77777777" w:rsidTr="00304C4C">
        <w:trPr>
          <w:gridAfter w:val="2"/>
          <w:wAfter w:w="2830" w:type="dxa"/>
          <w:cantSplit/>
          <w:trHeight w:val="170"/>
        </w:trPr>
        <w:tc>
          <w:tcPr>
            <w:tcW w:w="7967" w:type="dxa"/>
            <w:gridSpan w:val="6"/>
            <w:vMerge/>
            <w:tcBorders>
              <w:left w:val="nil"/>
            </w:tcBorders>
          </w:tcPr>
          <w:p w14:paraId="02EB378F" w14:textId="77777777" w:rsidR="002F0243" w:rsidRPr="007B480C" w:rsidRDefault="002F0243" w:rsidP="00304C4C">
            <w:pPr>
              <w:spacing w:line="320" w:lineRule="exact"/>
              <w:rPr>
                <w:rFonts w:ascii="Arial" w:hAnsi="Arial" w:cs="Arial"/>
                <w:sz w:val="20"/>
                <w:szCs w:val="20"/>
              </w:rPr>
            </w:pPr>
          </w:p>
        </w:tc>
        <w:tc>
          <w:tcPr>
            <w:tcW w:w="1415" w:type="dxa"/>
          </w:tcPr>
          <w:p w14:paraId="6A05A809"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5A39BBE3"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41C8F396" w14:textId="77777777" w:rsidTr="00304C4C">
        <w:trPr>
          <w:gridAfter w:val="2"/>
          <w:wAfter w:w="2830" w:type="dxa"/>
          <w:cantSplit/>
          <w:trHeight w:val="144"/>
        </w:trPr>
        <w:tc>
          <w:tcPr>
            <w:tcW w:w="7967" w:type="dxa"/>
            <w:gridSpan w:val="6"/>
            <w:vMerge/>
            <w:tcBorders>
              <w:left w:val="nil"/>
            </w:tcBorders>
          </w:tcPr>
          <w:p w14:paraId="72A3D3EC" w14:textId="77777777" w:rsidR="002F0243" w:rsidRPr="007B480C" w:rsidRDefault="002F0243" w:rsidP="00304C4C">
            <w:pPr>
              <w:spacing w:line="320" w:lineRule="exact"/>
              <w:rPr>
                <w:rFonts w:ascii="Arial" w:hAnsi="Arial" w:cs="Arial"/>
                <w:sz w:val="20"/>
                <w:szCs w:val="20"/>
              </w:rPr>
            </w:pPr>
          </w:p>
        </w:tc>
        <w:tc>
          <w:tcPr>
            <w:tcW w:w="1415" w:type="dxa"/>
          </w:tcPr>
          <w:p w14:paraId="0D0B940D"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0E27B00A" w14:textId="77777777" w:rsidR="002F0243" w:rsidRPr="00D21EDB" w:rsidRDefault="002F0243" w:rsidP="00304C4C">
            <w:pPr>
              <w:spacing w:line="314" w:lineRule="exact"/>
              <w:jc w:val="center"/>
              <w:rPr>
                <w:rFonts w:ascii="Arial" w:eastAsiaTheme="minorEastAsia" w:hAnsi="Arial" w:cs="Arial"/>
                <w:sz w:val="18"/>
                <w:szCs w:val="18"/>
              </w:rPr>
            </w:pPr>
          </w:p>
        </w:tc>
      </w:tr>
      <w:tr w:rsidR="002F0243" w:rsidRPr="007B480C" w14:paraId="60061E4C" w14:textId="77777777" w:rsidTr="00304C4C">
        <w:trPr>
          <w:gridAfter w:val="2"/>
          <w:wAfter w:w="2830" w:type="dxa"/>
          <w:cantSplit/>
          <w:trHeight w:val="170"/>
        </w:trPr>
        <w:tc>
          <w:tcPr>
            <w:tcW w:w="7967" w:type="dxa"/>
            <w:gridSpan w:val="6"/>
            <w:vMerge/>
            <w:tcBorders>
              <w:left w:val="nil"/>
            </w:tcBorders>
          </w:tcPr>
          <w:p w14:paraId="44EAFD9C" w14:textId="77777777" w:rsidR="002F0243" w:rsidRPr="007B480C" w:rsidRDefault="002F0243" w:rsidP="00304C4C">
            <w:pPr>
              <w:spacing w:line="320" w:lineRule="exact"/>
              <w:rPr>
                <w:rFonts w:ascii="Arial" w:hAnsi="Arial" w:cs="Arial"/>
                <w:sz w:val="20"/>
                <w:szCs w:val="20"/>
              </w:rPr>
            </w:pPr>
          </w:p>
        </w:tc>
        <w:tc>
          <w:tcPr>
            <w:tcW w:w="1415" w:type="dxa"/>
          </w:tcPr>
          <w:p w14:paraId="4B94D5A5"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3DEEC669"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3656B9AB" w14:textId="77777777" w:rsidTr="00304C4C">
        <w:trPr>
          <w:gridAfter w:val="2"/>
          <w:wAfter w:w="2830" w:type="dxa"/>
          <w:cantSplit/>
          <w:trHeight w:val="170"/>
        </w:trPr>
        <w:tc>
          <w:tcPr>
            <w:tcW w:w="7967" w:type="dxa"/>
            <w:gridSpan w:val="6"/>
            <w:vMerge/>
            <w:tcBorders>
              <w:left w:val="nil"/>
            </w:tcBorders>
          </w:tcPr>
          <w:p w14:paraId="45FB0818" w14:textId="77777777" w:rsidR="002F0243" w:rsidRPr="007B480C" w:rsidRDefault="002F0243" w:rsidP="00304C4C">
            <w:pPr>
              <w:spacing w:line="320" w:lineRule="exact"/>
              <w:rPr>
                <w:rFonts w:ascii="Arial" w:hAnsi="Arial" w:cs="Arial"/>
                <w:sz w:val="20"/>
                <w:szCs w:val="20"/>
              </w:rPr>
            </w:pPr>
          </w:p>
        </w:tc>
        <w:tc>
          <w:tcPr>
            <w:tcW w:w="1415" w:type="dxa"/>
          </w:tcPr>
          <w:p w14:paraId="049F31CB"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53128261"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62486C05" w14:textId="77777777" w:rsidTr="00304C4C">
        <w:trPr>
          <w:gridAfter w:val="2"/>
          <w:wAfter w:w="2830" w:type="dxa"/>
          <w:cantSplit/>
          <w:trHeight w:val="170"/>
        </w:trPr>
        <w:tc>
          <w:tcPr>
            <w:tcW w:w="7967" w:type="dxa"/>
            <w:gridSpan w:val="6"/>
            <w:vMerge/>
            <w:tcBorders>
              <w:left w:val="nil"/>
            </w:tcBorders>
          </w:tcPr>
          <w:p w14:paraId="4101652C" w14:textId="77777777" w:rsidR="002F0243" w:rsidRPr="007B480C" w:rsidRDefault="002F0243" w:rsidP="00304C4C">
            <w:pPr>
              <w:spacing w:line="320" w:lineRule="exact"/>
              <w:rPr>
                <w:rFonts w:ascii="Arial" w:hAnsi="Arial" w:cs="Arial"/>
                <w:sz w:val="20"/>
                <w:szCs w:val="20"/>
              </w:rPr>
            </w:pPr>
          </w:p>
        </w:tc>
        <w:tc>
          <w:tcPr>
            <w:tcW w:w="1415" w:type="dxa"/>
          </w:tcPr>
          <w:p w14:paraId="4B99056E"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1299C43A"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4DDBEF00" w14:textId="77777777" w:rsidTr="00304C4C">
        <w:trPr>
          <w:gridAfter w:val="2"/>
          <w:wAfter w:w="2830" w:type="dxa"/>
          <w:cantSplit/>
          <w:trHeight w:val="170"/>
        </w:trPr>
        <w:tc>
          <w:tcPr>
            <w:tcW w:w="7967" w:type="dxa"/>
            <w:gridSpan w:val="6"/>
            <w:vMerge/>
            <w:tcBorders>
              <w:left w:val="nil"/>
            </w:tcBorders>
          </w:tcPr>
          <w:p w14:paraId="3461D779" w14:textId="77777777" w:rsidR="002F0243" w:rsidRPr="007B480C" w:rsidRDefault="002F0243" w:rsidP="00304C4C">
            <w:pPr>
              <w:spacing w:line="320" w:lineRule="exact"/>
              <w:rPr>
                <w:rFonts w:ascii="Arial" w:hAnsi="Arial" w:cs="Arial"/>
                <w:sz w:val="20"/>
                <w:szCs w:val="20"/>
              </w:rPr>
            </w:pPr>
          </w:p>
        </w:tc>
        <w:tc>
          <w:tcPr>
            <w:tcW w:w="1415" w:type="dxa"/>
          </w:tcPr>
          <w:p w14:paraId="3CF2D8B6"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0FB78278"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1FC39945" w14:textId="77777777" w:rsidTr="00304C4C">
        <w:trPr>
          <w:gridAfter w:val="2"/>
          <w:wAfter w:w="2830" w:type="dxa"/>
          <w:cantSplit/>
          <w:trHeight w:val="170"/>
        </w:trPr>
        <w:tc>
          <w:tcPr>
            <w:tcW w:w="7967" w:type="dxa"/>
            <w:gridSpan w:val="6"/>
            <w:vMerge/>
            <w:tcBorders>
              <w:left w:val="nil"/>
            </w:tcBorders>
          </w:tcPr>
          <w:p w14:paraId="0562CB0E" w14:textId="77777777" w:rsidR="002F0243" w:rsidRPr="007B480C" w:rsidRDefault="002F0243" w:rsidP="00304C4C">
            <w:pPr>
              <w:spacing w:line="320" w:lineRule="exact"/>
              <w:rPr>
                <w:rFonts w:ascii="Arial" w:hAnsi="Arial" w:cs="Arial"/>
                <w:sz w:val="20"/>
                <w:szCs w:val="20"/>
              </w:rPr>
            </w:pPr>
          </w:p>
        </w:tc>
        <w:tc>
          <w:tcPr>
            <w:tcW w:w="1415" w:type="dxa"/>
          </w:tcPr>
          <w:p w14:paraId="34CE0A41"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62EBF3C5"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6D98A12B" w14:textId="77777777" w:rsidTr="00304C4C">
        <w:trPr>
          <w:gridAfter w:val="2"/>
          <w:wAfter w:w="2830" w:type="dxa"/>
          <w:cantSplit/>
          <w:trHeight w:val="170"/>
        </w:trPr>
        <w:tc>
          <w:tcPr>
            <w:tcW w:w="7967" w:type="dxa"/>
            <w:gridSpan w:val="6"/>
            <w:vMerge/>
            <w:tcBorders>
              <w:left w:val="nil"/>
            </w:tcBorders>
          </w:tcPr>
          <w:p w14:paraId="2946DB82" w14:textId="77777777" w:rsidR="002F0243" w:rsidRPr="007B480C" w:rsidRDefault="002F0243" w:rsidP="00304C4C">
            <w:pPr>
              <w:spacing w:line="320" w:lineRule="exact"/>
              <w:rPr>
                <w:rFonts w:ascii="Arial" w:hAnsi="Arial" w:cs="Arial"/>
                <w:sz w:val="20"/>
                <w:szCs w:val="20"/>
              </w:rPr>
            </w:pPr>
          </w:p>
        </w:tc>
        <w:tc>
          <w:tcPr>
            <w:tcW w:w="1415" w:type="dxa"/>
          </w:tcPr>
          <w:p w14:paraId="5997CC1D"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110FFD37"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6B699379" w14:textId="77777777" w:rsidTr="00304C4C">
        <w:trPr>
          <w:gridAfter w:val="2"/>
          <w:wAfter w:w="2830" w:type="dxa"/>
          <w:cantSplit/>
          <w:trHeight w:val="170"/>
        </w:trPr>
        <w:tc>
          <w:tcPr>
            <w:tcW w:w="7967" w:type="dxa"/>
            <w:gridSpan w:val="6"/>
            <w:vMerge/>
            <w:tcBorders>
              <w:left w:val="nil"/>
            </w:tcBorders>
          </w:tcPr>
          <w:p w14:paraId="3FE9F23F" w14:textId="77777777" w:rsidR="002F0243" w:rsidRPr="007B480C" w:rsidRDefault="002F0243" w:rsidP="00304C4C">
            <w:pPr>
              <w:spacing w:line="320" w:lineRule="exact"/>
              <w:rPr>
                <w:rFonts w:ascii="Arial" w:hAnsi="Arial" w:cs="Arial"/>
                <w:sz w:val="20"/>
                <w:szCs w:val="20"/>
              </w:rPr>
            </w:pPr>
          </w:p>
        </w:tc>
        <w:tc>
          <w:tcPr>
            <w:tcW w:w="1415" w:type="dxa"/>
          </w:tcPr>
          <w:p w14:paraId="1F72F646"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08CE6F91"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61CDCEAD" w14:textId="77777777" w:rsidTr="00304C4C">
        <w:trPr>
          <w:gridAfter w:val="2"/>
          <w:wAfter w:w="2830" w:type="dxa"/>
          <w:cantSplit/>
          <w:trHeight w:val="170"/>
        </w:trPr>
        <w:tc>
          <w:tcPr>
            <w:tcW w:w="7967" w:type="dxa"/>
            <w:gridSpan w:val="6"/>
            <w:vMerge/>
            <w:tcBorders>
              <w:left w:val="nil"/>
            </w:tcBorders>
          </w:tcPr>
          <w:p w14:paraId="6BB9E253" w14:textId="77777777" w:rsidR="002F0243" w:rsidRPr="007B480C" w:rsidRDefault="002F0243" w:rsidP="00304C4C">
            <w:pPr>
              <w:spacing w:line="320" w:lineRule="exact"/>
              <w:rPr>
                <w:rFonts w:ascii="Arial" w:hAnsi="Arial" w:cs="Arial"/>
                <w:sz w:val="20"/>
                <w:szCs w:val="20"/>
              </w:rPr>
            </w:pPr>
          </w:p>
        </w:tc>
        <w:tc>
          <w:tcPr>
            <w:tcW w:w="1415" w:type="dxa"/>
          </w:tcPr>
          <w:p w14:paraId="23DE523C" w14:textId="77777777" w:rsidR="002F0243" w:rsidRPr="007B480C" w:rsidRDefault="002F0243" w:rsidP="00304C4C">
            <w:pPr>
              <w:spacing w:line="314" w:lineRule="exact"/>
              <w:jc w:val="center"/>
              <w:rPr>
                <w:rFonts w:ascii="Arial" w:eastAsia="宋体" w:hAnsi="Arial" w:cs="Arial"/>
                <w:sz w:val="18"/>
                <w:szCs w:val="18"/>
              </w:rPr>
            </w:pPr>
          </w:p>
        </w:tc>
        <w:tc>
          <w:tcPr>
            <w:tcW w:w="1415" w:type="dxa"/>
            <w:tcBorders>
              <w:right w:val="nil"/>
            </w:tcBorders>
          </w:tcPr>
          <w:p w14:paraId="52E56223" w14:textId="77777777" w:rsidR="002F0243" w:rsidRPr="007B480C" w:rsidRDefault="002F0243" w:rsidP="00304C4C">
            <w:pPr>
              <w:spacing w:line="314" w:lineRule="exact"/>
              <w:jc w:val="center"/>
              <w:rPr>
                <w:rFonts w:ascii="Arial" w:eastAsia="宋体" w:hAnsi="Arial" w:cs="Arial"/>
                <w:sz w:val="18"/>
                <w:szCs w:val="18"/>
              </w:rPr>
            </w:pPr>
          </w:p>
        </w:tc>
      </w:tr>
      <w:tr w:rsidR="002F0243" w:rsidRPr="007B480C" w14:paraId="07547A01" w14:textId="77777777" w:rsidTr="00304C4C">
        <w:trPr>
          <w:gridAfter w:val="2"/>
          <w:wAfter w:w="2830" w:type="dxa"/>
          <w:cantSplit/>
          <w:trHeight w:val="170"/>
        </w:trPr>
        <w:tc>
          <w:tcPr>
            <w:tcW w:w="7967" w:type="dxa"/>
            <w:gridSpan w:val="6"/>
            <w:vMerge/>
            <w:tcBorders>
              <w:left w:val="nil"/>
            </w:tcBorders>
          </w:tcPr>
          <w:p w14:paraId="5043CB0F" w14:textId="77777777" w:rsidR="002F0243" w:rsidRPr="007B480C" w:rsidRDefault="002F0243" w:rsidP="00304C4C">
            <w:pPr>
              <w:spacing w:line="320" w:lineRule="exact"/>
              <w:rPr>
                <w:rFonts w:ascii="Arial" w:hAnsi="Arial" w:cs="Arial"/>
                <w:sz w:val="20"/>
                <w:szCs w:val="20"/>
              </w:rPr>
            </w:pPr>
          </w:p>
        </w:tc>
        <w:tc>
          <w:tcPr>
            <w:tcW w:w="1415" w:type="dxa"/>
          </w:tcPr>
          <w:p w14:paraId="07459315" w14:textId="77777777" w:rsidR="002F0243" w:rsidRPr="007B480C" w:rsidRDefault="002F0243" w:rsidP="00304C4C">
            <w:pPr>
              <w:spacing w:line="310" w:lineRule="exact"/>
              <w:jc w:val="center"/>
              <w:rPr>
                <w:rFonts w:ascii="Arial" w:eastAsia="宋体" w:hAnsi="Arial" w:cs="Arial"/>
                <w:sz w:val="18"/>
                <w:szCs w:val="18"/>
              </w:rPr>
            </w:pPr>
          </w:p>
        </w:tc>
        <w:tc>
          <w:tcPr>
            <w:tcW w:w="1415" w:type="dxa"/>
            <w:tcBorders>
              <w:right w:val="nil"/>
            </w:tcBorders>
          </w:tcPr>
          <w:p w14:paraId="6537F28F" w14:textId="77777777" w:rsidR="002F0243" w:rsidRPr="007B480C" w:rsidRDefault="002F0243" w:rsidP="00304C4C">
            <w:pPr>
              <w:spacing w:line="310" w:lineRule="exact"/>
              <w:jc w:val="center"/>
              <w:rPr>
                <w:rFonts w:ascii="Arial" w:eastAsia="宋体" w:hAnsi="Arial" w:cs="Arial"/>
                <w:sz w:val="18"/>
                <w:szCs w:val="18"/>
              </w:rPr>
            </w:pPr>
          </w:p>
        </w:tc>
      </w:tr>
      <w:tr w:rsidR="002F0243" w:rsidRPr="007B480C" w14:paraId="6DFB9E20" w14:textId="77777777" w:rsidTr="00304C4C">
        <w:trPr>
          <w:gridAfter w:val="2"/>
          <w:wAfter w:w="2830" w:type="dxa"/>
          <w:cantSplit/>
          <w:trHeight w:val="170"/>
        </w:trPr>
        <w:tc>
          <w:tcPr>
            <w:tcW w:w="7967" w:type="dxa"/>
            <w:gridSpan w:val="6"/>
            <w:vMerge/>
            <w:tcBorders>
              <w:left w:val="nil"/>
            </w:tcBorders>
          </w:tcPr>
          <w:p w14:paraId="70DF9E56" w14:textId="77777777" w:rsidR="002F0243" w:rsidRPr="007B480C" w:rsidRDefault="002F0243" w:rsidP="00304C4C">
            <w:pPr>
              <w:spacing w:line="320" w:lineRule="exact"/>
              <w:rPr>
                <w:rFonts w:ascii="Arial" w:hAnsi="Arial" w:cs="Arial"/>
                <w:sz w:val="20"/>
                <w:szCs w:val="20"/>
              </w:rPr>
            </w:pPr>
          </w:p>
        </w:tc>
        <w:tc>
          <w:tcPr>
            <w:tcW w:w="1415" w:type="dxa"/>
          </w:tcPr>
          <w:p w14:paraId="44E871BC"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44A5D23" w14:textId="77777777" w:rsidR="002F0243" w:rsidRPr="007B480C" w:rsidRDefault="002F0243" w:rsidP="00304C4C">
            <w:pPr>
              <w:spacing w:line="320" w:lineRule="exact"/>
              <w:jc w:val="center"/>
              <w:rPr>
                <w:rFonts w:ascii="Arial" w:hAnsi="Arial" w:cs="Arial"/>
                <w:sz w:val="18"/>
                <w:szCs w:val="18"/>
              </w:rPr>
            </w:pPr>
          </w:p>
        </w:tc>
      </w:tr>
      <w:tr w:rsidR="002F0243" w:rsidRPr="007B480C" w14:paraId="738610EB" w14:textId="77777777" w:rsidTr="00304C4C">
        <w:trPr>
          <w:gridAfter w:val="2"/>
          <w:wAfter w:w="2830" w:type="dxa"/>
          <w:cantSplit/>
          <w:trHeight w:val="170"/>
        </w:trPr>
        <w:tc>
          <w:tcPr>
            <w:tcW w:w="7967" w:type="dxa"/>
            <w:gridSpan w:val="6"/>
            <w:vMerge/>
            <w:tcBorders>
              <w:left w:val="nil"/>
            </w:tcBorders>
          </w:tcPr>
          <w:p w14:paraId="637805D2" w14:textId="77777777" w:rsidR="002F0243" w:rsidRPr="007B480C" w:rsidRDefault="002F0243" w:rsidP="00304C4C">
            <w:pPr>
              <w:spacing w:line="320" w:lineRule="exact"/>
              <w:rPr>
                <w:rFonts w:ascii="Arial" w:hAnsi="Arial" w:cs="Arial"/>
                <w:sz w:val="20"/>
                <w:szCs w:val="20"/>
              </w:rPr>
            </w:pPr>
          </w:p>
        </w:tc>
        <w:tc>
          <w:tcPr>
            <w:tcW w:w="1415" w:type="dxa"/>
          </w:tcPr>
          <w:p w14:paraId="463F29E8"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3B7B4B86" w14:textId="77777777" w:rsidR="002F0243" w:rsidRPr="007B480C" w:rsidRDefault="002F0243" w:rsidP="00304C4C">
            <w:pPr>
              <w:spacing w:line="320" w:lineRule="exact"/>
              <w:jc w:val="center"/>
              <w:rPr>
                <w:rFonts w:ascii="Arial" w:hAnsi="Arial" w:cs="Arial"/>
                <w:sz w:val="18"/>
                <w:szCs w:val="18"/>
              </w:rPr>
            </w:pPr>
          </w:p>
        </w:tc>
      </w:tr>
      <w:tr w:rsidR="002F0243" w:rsidRPr="007B480C" w14:paraId="3A0FF5F2" w14:textId="77777777" w:rsidTr="00304C4C">
        <w:trPr>
          <w:gridAfter w:val="2"/>
          <w:wAfter w:w="2830" w:type="dxa"/>
          <w:cantSplit/>
          <w:trHeight w:val="170"/>
        </w:trPr>
        <w:tc>
          <w:tcPr>
            <w:tcW w:w="7967" w:type="dxa"/>
            <w:gridSpan w:val="6"/>
            <w:vMerge/>
            <w:tcBorders>
              <w:left w:val="nil"/>
            </w:tcBorders>
          </w:tcPr>
          <w:p w14:paraId="5630AD66" w14:textId="77777777" w:rsidR="002F0243" w:rsidRPr="007B480C" w:rsidRDefault="002F0243" w:rsidP="00304C4C">
            <w:pPr>
              <w:spacing w:line="320" w:lineRule="exact"/>
              <w:rPr>
                <w:rFonts w:ascii="Arial" w:hAnsi="Arial" w:cs="Arial"/>
                <w:sz w:val="20"/>
                <w:szCs w:val="20"/>
              </w:rPr>
            </w:pPr>
          </w:p>
        </w:tc>
        <w:tc>
          <w:tcPr>
            <w:tcW w:w="1415" w:type="dxa"/>
          </w:tcPr>
          <w:p w14:paraId="61829076"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2BA226A1" w14:textId="77777777" w:rsidR="002F0243" w:rsidRPr="007B480C" w:rsidRDefault="002F0243" w:rsidP="00304C4C">
            <w:pPr>
              <w:spacing w:line="320" w:lineRule="exact"/>
              <w:jc w:val="center"/>
              <w:rPr>
                <w:rFonts w:ascii="Arial" w:hAnsi="Arial" w:cs="Arial"/>
                <w:sz w:val="18"/>
                <w:szCs w:val="18"/>
              </w:rPr>
            </w:pPr>
          </w:p>
        </w:tc>
      </w:tr>
      <w:tr w:rsidR="002F0243" w:rsidRPr="007B480C" w14:paraId="17AD93B2" w14:textId="77777777" w:rsidTr="00304C4C">
        <w:trPr>
          <w:gridAfter w:val="2"/>
          <w:wAfter w:w="2830" w:type="dxa"/>
          <w:cantSplit/>
          <w:trHeight w:val="170"/>
        </w:trPr>
        <w:tc>
          <w:tcPr>
            <w:tcW w:w="7967" w:type="dxa"/>
            <w:gridSpan w:val="6"/>
            <w:vMerge/>
            <w:tcBorders>
              <w:left w:val="nil"/>
            </w:tcBorders>
          </w:tcPr>
          <w:p w14:paraId="0DE4B5B7" w14:textId="77777777" w:rsidR="002F0243" w:rsidRPr="007B480C" w:rsidRDefault="002F0243" w:rsidP="00304C4C">
            <w:pPr>
              <w:spacing w:line="320" w:lineRule="exact"/>
              <w:rPr>
                <w:rFonts w:ascii="Arial" w:hAnsi="Arial" w:cs="Arial"/>
                <w:sz w:val="20"/>
                <w:szCs w:val="20"/>
              </w:rPr>
            </w:pPr>
          </w:p>
        </w:tc>
        <w:tc>
          <w:tcPr>
            <w:tcW w:w="1415" w:type="dxa"/>
          </w:tcPr>
          <w:p w14:paraId="66204FF1"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2DBF0D7D" w14:textId="77777777" w:rsidR="002F0243" w:rsidRPr="007B480C" w:rsidRDefault="002F0243" w:rsidP="00304C4C">
            <w:pPr>
              <w:spacing w:line="320" w:lineRule="exact"/>
              <w:jc w:val="center"/>
              <w:rPr>
                <w:rFonts w:ascii="Arial" w:hAnsi="Arial" w:cs="Arial"/>
                <w:sz w:val="18"/>
                <w:szCs w:val="18"/>
              </w:rPr>
            </w:pPr>
          </w:p>
        </w:tc>
      </w:tr>
      <w:tr w:rsidR="002F0243" w:rsidRPr="007B480C" w14:paraId="6B62F1B3" w14:textId="77777777" w:rsidTr="00304C4C">
        <w:trPr>
          <w:gridAfter w:val="2"/>
          <w:wAfter w:w="2830" w:type="dxa"/>
          <w:cantSplit/>
          <w:trHeight w:val="170"/>
        </w:trPr>
        <w:tc>
          <w:tcPr>
            <w:tcW w:w="7967" w:type="dxa"/>
            <w:gridSpan w:val="6"/>
            <w:vMerge/>
            <w:tcBorders>
              <w:left w:val="nil"/>
            </w:tcBorders>
          </w:tcPr>
          <w:p w14:paraId="02F2C34E" w14:textId="77777777" w:rsidR="002F0243" w:rsidRPr="007B480C" w:rsidRDefault="002F0243" w:rsidP="00304C4C">
            <w:pPr>
              <w:spacing w:line="320" w:lineRule="exact"/>
              <w:rPr>
                <w:rFonts w:ascii="Arial" w:hAnsi="Arial" w:cs="Arial"/>
                <w:sz w:val="20"/>
                <w:szCs w:val="20"/>
              </w:rPr>
            </w:pPr>
          </w:p>
        </w:tc>
        <w:tc>
          <w:tcPr>
            <w:tcW w:w="1415" w:type="dxa"/>
          </w:tcPr>
          <w:p w14:paraId="680A4E5D"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9219836" w14:textId="77777777" w:rsidR="002F0243" w:rsidRPr="007B480C" w:rsidRDefault="002F0243" w:rsidP="00304C4C">
            <w:pPr>
              <w:spacing w:line="320" w:lineRule="exact"/>
              <w:jc w:val="center"/>
              <w:rPr>
                <w:rFonts w:ascii="Arial" w:hAnsi="Arial" w:cs="Arial"/>
                <w:sz w:val="18"/>
                <w:szCs w:val="18"/>
              </w:rPr>
            </w:pPr>
          </w:p>
        </w:tc>
      </w:tr>
      <w:tr w:rsidR="002F0243" w:rsidRPr="007B480C" w14:paraId="296FEF7D" w14:textId="77777777" w:rsidTr="00304C4C">
        <w:trPr>
          <w:gridAfter w:val="2"/>
          <w:wAfter w:w="2830" w:type="dxa"/>
          <w:cantSplit/>
          <w:trHeight w:val="170"/>
        </w:trPr>
        <w:tc>
          <w:tcPr>
            <w:tcW w:w="7967" w:type="dxa"/>
            <w:gridSpan w:val="6"/>
            <w:vMerge/>
            <w:tcBorders>
              <w:left w:val="nil"/>
            </w:tcBorders>
          </w:tcPr>
          <w:p w14:paraId="7194DBDC" w14:textId="77777777" w:rsidR="002F0243" w:rsidRPr="007B480C" w:rsidRDefault="002F0243" w:rsidP="00304C4C">
            <w:pPr>
              <w:spacing w:line="320" w:lineRule="exact"/>
              <w:rPr>
                <w:rFonts w:ascii="Arial" w:hAnsi="Arial" w:cs="Arial"/>
                <w:sz w:val="20"/>
                <w:szCs w:val="20"/>
              </w:rPr>
            </w:pPr>
          </w:p>
        </w:tc>
        <w:tc>
          <w:tcPr>
            <w:tcW w:w="1415" w:type="dxa"/>
          </w:tcPr>
          <w:p w14:paraId="769D0D3C" w14:textId="77777777"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14:paraId="54CD245A" w14:textId="77777777" w:rsidR="002F0243" w:rsidRPr="007B480C" w:rsidRDefault="002F0243" w:rsidP="00304C4C">
            <w:pPr>
              <w:spacing w:line="320" w:lineRule="exact"/>
              <w:jc w:val="center"/>
              <w:rPr>
                <w:rFonts w:ascii="Arial" w:hAnsi="Arial" w:cs="Arial"/>
                <w:sz w:val="20"/>
                <w:szCs w:val="20"/>
              </w:rPr>
            </w:pPr>
          </w:p>
        </w:tc>
      </w:tr>
      <w:tr w:rsidR="002F0243" w:rsidRPr="007B480C" w14:paraId="1231BE67" w14:textId="77777777" w:rsidTr="00304C4C">
        <w:trPr>
          <w:gridAfter w:val="2"/>
          <w:wAfter w:w="2830" w:type="dxa"/>
          <w:cantSplit/>
          <w:trHeight w:val="247"/>
        </w:trPr>
        <w:tc>
          <w:tcPr>
            <w:tcW w:w="7967" w:type="dxa"/>
            <w:gridSpan w:val="6"/>
            <w:vMerge/>
            <w:tcBorders>
              <w:left w:val="nil"/>
            </w:tcBorders>
          </w:tcPr>
          <w:p w14:paraId="36FEB5B0" w14:textId="77777777" w:rsidR="002F0243" w:rsidRPr="007B480C" w:rsidRDefault="002F0243" w:rsidP="00304C4C">
            <w:pPr>
              <w:spacing w:line="320" w:lineRule="exact"/>
              <w:rPr>
                <w:rFonts w:ascii="Arial" w:hAnsi="Arial" w:cs="Arial"/>
                <w:sz w:val="20"/>
                <w:szCs w:val="20"/>
              </w:rPr>
            </w:pPr>
          </w:p>
        </w:tc>
        <w:tc>
          <w:tcPr>
            <w:tcW w:w="1415" w:type="dxa"/>
          </w:tcPr>
          <w:p w14:paraId="30D7AA69" w14:textId="77777777"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14:paraId="7196D064" w14:textId="77777777" w:rsidR="002F0243" w:rsidRPr="007B480C" w:rsidRDefault="002F0243" w:rsidP="00304C4C">
            <w:pPr>
              <w:spacing w:line="320" w:lineRule="exact"/>
              <w:jc w:val="center"/>
              <w:rPr>
                <w:rFonts w:ascii="Arial" w:hAnsi="Arial" w:cs="Arial"/>
                <w:sz w:val="20"/>
                <w:szCs w:val="20"/>
              </w:rPr>
            </w:pPr>
          </w:p>
        </w:tc>
      </w:tr>
      <w:tr w:rsidR="002F0243" w:rsidRPr="007B480C" w14:paraId="34FF1C98" w14:textId="77777777" w:rsidTr="00304C4C">
        <w:trPr>
          <w:gridAfter w:val="2"/>
          <w:wAfter w:w="2830" w:type="dxa"/>
          <w:cantSplit/>
          <w:trHeight w:val="170"/>
        </w:trPr>
        <w:tc>
          <w:tcPr>
            <w:tcW w:w="7967" w:type="dxa"/>
            <w:gridSpan w:val="6"/>
            <w:vMerge/>
            <w:tcBorders>
              <w:left w:val="nil"/>
            </w:tcBorders>
          </w:tcPr>
          <w:p w14:paraId="6D072C0D" w14:textId="77777777" w:rsidR="002F0243" w:rsidRPr="007B480C" w:rsidRDefault="002F0243" w:rsidP="00304C4C">
            <w:pPr>
              <w:spacing w:line="320" w:lineRule="exact"/>
              <w:rPr>
                <w:rFonts w:ascii="Arial" w:hAnsi="Arial" w:cs="Arial"/>
                <w:sz w:val="20"/>
                <w:szCs w:val="20"/>
              </w:rPr>
            </w:pPr>
          </w:p>
        </w:tc>
        <w:tc>
          <w:tcPr>
            <w:tcW w:w="1415" w:type="dxa"/>
          </w:tcPr>
          <w:p w14:paraId="48A21919"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6BD18F9B" w14:textId="77777777" w:rsidR="002F0243" w:rsidRPr="007B480C" w:rsidRDefault="002F0243" w:rsidP="00304C4C">
            <w:pPr>
              <w:spacing w:line="320" w:lineRule="exact"/>
              <w:jc w:val="center"/>
              <w:rPr>
                <w:rFonts w:ascii="Arial" w:hAnsi="Arial" w:cs="Arial"/>
                <w:sz w:val="18"/>
                <w:szCs w:val="18"/>
              </w:rPr>
            </w:pPr>
          </w:p>
        </w:tc>
      </w:tr>
      <w:tr w:rsidR="002F0243" w:rsidRPr="007B480C" w14:paraId="238601FE" w14:textId="77777777" w:rsidTr="00304C4C">
        <w:trPr>
          <w:gridAfter w:val="2"/>
          <w:wAfter w:w="2830" w:type="dxa"/>
          <w:cantSplit/>
          <w:trHeight w:val="170"/>
        </w:trPr>
        <w:tc>
          <w:tcPr>
            <w:tcW w:w="7967" w:type="dxa"/>
            <w:gridSpan w:val="6"/>
            <w:vMerge/>
            <w:tcBorders>
              <w:left w:val="nil"/>
            </w:tcBorders>
          </w:tcPr>
          <w:p w14:paraId="0F3CABC7" w14:textId="77777777" w:rsidR="002F0243" w:rsidRPr="007B480C" w:rsidRDefault="002F0243" w:rsidP="00304C4C">
            <w:pPr>
              <w:spacing w:line="320" w:lineRule="exact"/>
              <w:rPr>
                <w:rFonts w:ascii="Arial" w:hAnsi="Arial" w:cs="Arial"/>
                <w:sz w:val="20"/>
                <w:szCs w:val="20"/>
              </w:rPr>
            </w:pPr>
          </w:p>
        </w:tc>
        <w:tc>
          <w:tcPr>
            <w:tcW w:w="1415" w:type="dxa"/>
          </w:tcPr>
          <w:p w14:paraId="5B08B5D1"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6DEB4AB" w14:textId="77777777" w:rsidR="002F0243" w:rsidRPr="007B480C" w:rsidRDefault="002F0243" w:rsidP="00304C4C">
            <w:pPr>
              <w:spacing w:line="320" w:lineRule="exact"/>
              <w:jc w:val="center"/>
              <w:rPr>
                <w:rFonts w:ascii="Arial" w:hAnsi="Arial" w:cs="Arial"/>
                <w:sz w:val="18"/>
                <w:szCs w:val="18"/>
              </w:rPr>
            </w:pPr>
          </w:p>
        </w:tc>
      </w:tr>
      <w:tr w:rsidR="002F0243" w:rsidRPr="007B480C" w14:paraId="450BDB91" w14:textId="77777777" w:rsidTr="00304C4C">
        <w:trPr>
          <w:gridAfter w:val="2"/>
          <w:wAfter w:w="2830" w:type="dxa"/>
          <w:cantSplit/>
          <w:trHeight w:val="170"/>
        </w:trPr>
        <w:tc>
          <w:tcPr>
            <w:tcW w:w="7967" w:type="dxa"/>
            <w:gridSpan w:val="6"/>
            <w:vMerge w:val="restart"/>
            <w:tcBorders>
              <w:left w:val="nil"/>
            </w:tcBorders>
          </w:tcPr>
          <w:p w14:paraId="5F910504"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Reason for Change:</w:t>
            </w:r>
          </w:p>
        </w:tc>
        <w:tc>
          <w:tcPr>
            <w:tcW w:w="1415" w:type="dxa"/>
            <w:tcBorders>
              <w:bottom w:val="nil"/>
              <w:right w:val="nil"/>
            </w:tcBorders>
          </w:tcPr>
          <w:p w14:paraId="3091F066" w14:textId="77777777"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tcBorders>
              <w:left w:val="nil"/>
              <w:bottom w:val="nil"/>
              <w:right w:val="nil"/>
            </w:tcBorders>
          </w:tcPr>
          <w:p w14:paraId="0AD9C6F4" w14:textId="77777777" w:rsidR="002F0243" w:rsidRPr="007B480C" w:rsidRDefault="002F0243" w:rsidP="00304C4C">
            <w:pPr>
              <w:spacing w:after="720"/>
              <w:jc w:val="center"/>
              <w:rPr>
                <w:rFonts w:ascii="Arial" w:hAnsi="Arial" w:cs="Arial"/>
                <w:sz w:val="20"/>
                <w:szCs w:val="20"/>
              </w:rPr>
            </w:pPr>
          </w:p>
        </w:tc>
      </w:tr>
      <w:tr w:rsidR="002F0243" w:rsidRPr="007B480C" w14:paraId="4AD941F6" w14:textId="77777777" w:rsidTr="00304C4C">
        <w:trPr>
          <w:gridAfter w:val="2"/>
          <w:wAfter w:w="2830" w:type="dxa"/>
          <w:cantSplit/>
          <w:trHeight w:val="170"/>
        </w:trPr>
        <w:tc>
          <w:tcPr>
            <w:tcW w:w="7967" w:type="dxa"/>
            <w:gridSpan w:val="6"/>
            <w:vMerge/>
            <w:tcBorders>
              <w:left w:val="nil"/>
            </w:tcBorders>
          </w:tcPr>
          <w:p w14:paraId="4B1F511A" w14:textId="77777777" w:rsidR="002F0243" w:rsidRPr="007B480C" w:rsidRDefault="002F0243" w:rsidP="00304C4C">
            <w:pPr>
              <w:spacing w:line="320" w:lineRule="exact"/>
              <w:rPr>
                <w:rFonts w:ascii="Arial" w:hAnsi="Arial" w:cs="Arial"/>
                <w:sz w:val="20"/>
                <w:szCs w:val="20"/>
              </w:rPr>
            </w:pPr>
          </w:p>
        </w:tc>
        <w:tc>
          <w:tcPr>
            <w:tcW w:w="1415" w:type="dxa"/>
            <w:tcBorders>
              <w:top w:val="nil"/>
              <w:bottom w:val="nil"/>
              <w:right w:val="nil"/>
            </w:tcBorders>
          </w:tcPr>
          <w:p w14:paraId="6F5950E9" w14:textId="77777777" w:rsidR="002F0243" w:rsidRPr="007B480C" w:rsidRDefault="002F0243" w:rsidP="00304C4C">
            <w:pPr>
              <w:jc w:val="center"/>
              <w:rPr>
                <w:rFonts w:ascii="Arial" w:hAnsi="Arial" w:cs="Arial"/>
              </w:rPr>
            </w:pPr>
            <w:r w:rsidRPr="007B480C">
              <w:rPr>
                <w:rFonts w:ascii="Arial" w:hAnsi="Arial" w:cs="Arial"/>
              </w:rPr>
              <w:t>-----------------</w:t>
            </w:r>
          </w:p>
          <w:p w14:paraId="65F9C3DC" w14:textId="77777777" w:rsidR="002F0243" w:rsidRPr="007B480C" w:rsidRDefault="002F0243" w:rsidP="00304C4C">
            <w:pPr>
              <w:jc w:val="center"/>
              <w:rPr>
                <w:rFonts w:ascii="Arial" w:hAnsi="Arial" w:cs="Arial"/>
              </w:rPr>
            </w:pPr>
          </w:p>
        </w:tc>
        <w:tc>
          <w:tcPr>
            <w:tcW w:w="1415" w:type="dxa"/>
            <w:tcBorders>
              <w:top w:val="nil"/>
              <w:left w:val="nil"/>
              <w:bottom w:val="nil"/>
              <w:right w:val="nil"/>
            </w:tcBorders>
          </w:tcPr>
          <w:p w14:paraId="386B7F0A" w14:textId="77777777" w:rsidR="002F0243" w:rsidRPr="007B480C" w:rsidRDefault="002F0243" w:rsidP="00304C4C">
            <w:pPr>
              <w:jc w:val="center"/>
              <w:rPr>
                <w:rFonts w:ascii="Arial" w:hAnsi="Arial" w:cs="Arial"/>
              </w:rPr>
            </w:pPr>
            <w:r w:rsidRPr="007B480C">
              <w:rPr>
                <w:rFonts w:ascii="Arial" w:hAnsi="Arial" w:cs="Arial"/>
              </w:rPr>
              <w:t>-----------------</w:t>
            </w:r>
          </w:p>
          <w:p w14:paraId="5023141B" w14:textId="77777777" w:rsidR="002F0243" w:rsidRPr="007B480C" w:rsidRDefault="002F0243" w:rsidP="00304C4C">
            <w:pPr>
              <w:jc w:val="center"/>
              <w:rPr>
                <w:rFonts w:ascii="Arial" w:hAnsi="Arial" w:cs="Arial"/>
              </w:rPr>
            </w:pPr>
          </w:p>
        </w:tc>
      </w:tr>
      <w:tr w:rsidR="002F0243" w:rsidRPr="007B480C" w14:paraId="00A7930D" w14:textId="77777777" w:rsidTr="00304C4C">
        <w:trPr>
          <w:cantSplit/>
        </w:trPr>
        <w:tc>
          <w:tcPr>
            <w:tcW w:w="10797" w:type="dxa"/>
            <w:gridSpan w:val="8"/>
            <w:tcBorders>
              <w:left w:val="nil"/>
              <w:bottom w:val="nil"/>
              <w:right w:val="nil"/>
            </w:tcBorders>
          </w:tcPr>
          <w:p w14:paraId="47CA9022"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Copy to(All contents):</w:t>
            </w:r>
          </w:p>
          <w:p w14:paraId="1F3B1409" w14:textId="77777777" w:rsidR="002F0243" w:rsidRPr="007B480C" w:rsidRDefault="002F0243" w:rsidP="00304C4C">
            <w:pPr>
              <w:spacing w:line="320" w:lineRule="exact"/>
              <w:rPr>
                <w:rFonts w:ascii="Arial" w:hAnsi="Arial" w:cs="Arial"/>
                <w:sz w:val="20"/>
                <w:szCs w:val="20"/>
              </w:rPr>
            </w:pPr>
          </w:p>
        </w:tc>
        <w:tc>
          <w:tcPr>
            <w:tcW w:w="1415" w:type="dxa"/>
            <w:tcBorders>
              <w:top w:val="nil"/>
              <w:bottom w:val="single" w:sz="12" w:space="0" w:color="auto"/>
              <w:right w:val="nil"/>
            </w:tcBorders>
          </w:tcPr>
          <w:p w14:paraId="2B785DCC" w14:textId="77777777" w:rsidR="002F0243" w:rsidRPr="007B480C" w:rsidRDefault="002F0243" w:rsidP="00304C4C">
            <w:pPr>
              <w:jc w:val="center"/>
              <w:rPr>
                <w:rFonts w:ascii="Arial" w:hAnsi="Arial" w:cs="Arial"/>
              </w:rPr>
            </w:pPr>
            <w:r w:rsidRPr="007B480C">
              <w:rPr>
                <w:rFonts w:ascii="Arial" w:hAnsi="Arial" w:cs="Arial"/>
              </w:rPr>
              <w:t>-----------------</w:t>
            </w:r>
          </w:p>
          <w:p w14:paraId="562C75D1" w14:textId="77777777" w:rsidR="002F0243" w:rsidRPr="007B480C" w:rsidRDefault="002F0243" w:rsidP="00304C4C">
            <w:pPr>
              <w:jc w:val="center"/>
              <w:rPr>
                <w:rFonts w:ascii="Arial" w:hAnsi="Arial" w:cs="Arial"/>
              </w:rPr>
            </w:pPr>
          </w:p>
        </w:tc>
        <w:tc>
          <w:tcPr>
            <w:tcW w:w="1415" w:type="dxa"/>
            <w:tcBorders>
              <w:top w:val="nil"/>
              <w:left w:val="nil"/>
              <w:bottom w:val="single" w:sz="12" w:space="0" w:color="auto"/>
              <w:right w:val="nil"/>
            </w:tcBorders>
          </w:tcPr>
          <w:p w14:paraId="2ED280DB" w14:textId="77777777" w:rsidR="002F0243" w:rsidRPr="007B480C" w:rsidRDefault="002F0243" w:rsidP="00304C4C">
            <w:pPr>
              <w:jc w:val="center"/>
              <w:rPr>
                <w:rFonts w:ascii="Arial" w:hAnsi="Arial" w:cs="Arial"/>
              </w:rPr>
            </w:pPr>
            <w:r w:rsidRPr="007B480C">
              <w:rPr>
                <w:rFonts w:ascii="Arial" w:hAnsi="Arial" w:cs="Arial"/>
              </w:rPr>
              <w:t>-----------------</w:t>
            </w:r>
          </w:p>
          <w:p w14:paraId="664355AD" w14:textId="77777777" w:rsidR="002F0243" w:rsidRPr="007B480C" w:rsidRDefault="002F0243" w:rsidP="00304C4C">
            <w:pPr>
              <w:jc w:val="center"/>
              <w:rPr>
                <w:rFonts w:ascii="Arial" w:hAnsi="Arial" w:cs="Arial"/>
              </w:rPr>
            </w:pPr>
          </w:p>
        </w:tc>
      </w:tr>
      <w:tr w:rsidR="002F0243" w:rsidRPr="007B480C" w14:paraId="1A965116" w14:textId="77777777" w:rsidTr="00304C4C">
        <w:trPr>
          <w:gridAfter w:val="2"/>
          <w:wAfter w:w="2830" w:type="dxa"/>
          <w:cantSplit/>
        </w:trPr>
        <w:tc>
          <w:tcPr>
            <w:tcW w:w="10797" w:type="dxa"/>
            <w:gridSpan w:val="8"/>
            <w:tcBorders>
              <w:top w:val="nil"/>
              <w:left w:val="nil"/>
              <w:right w:val="nil"/>
            </w:tcBorders>
          </w:tcPr>
          <w:p w14:paraId="7DF4E37C" w14:textId="77777777" w:rsidR="002F0243" w:rsidRPr="007B480C" w:rsidRDefault="002F0243" w:rsidP="00304C4C">
            <w:pPr>
              <w:spacing w:line="320" w:lineRule="exact"/>
              <w:rPr>
                <w:rFonts w:ascii="Arial" w:hAnsi="Arial" w:cs="Arial"/>
                <w:sz w:val="20"/>
                <w:szCs w:val="20"/>
              </w:rPr>
            </w:pPr>
          </w:p>
        </w:tc>
      </w:tr>
      <w:tr w:rsidR="002F0243" w:rsidRPr="007B480C" w14:paraId="0CC47E90"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691"/>
        </w:trPr>
        <w:tc>
          <w:tcPr>
            <w:tcW w:w="2243" w:type="dxa"/>
            <w:vMerge w:val="restart"/>
            <w:tcBorders>
              <w:left w:val="nil"/>
              <w:bottom w:val="single" w:sz="12" w:space="0" w:color="auto"/>
            </w:tcBorders>
          </w:tcPr>
          <w:p w14:paraId="3FB80664" w14:textId="77777777" w:rsidR="002F0243" w:rsidRPr="007B480C" w:rsidRDefault="002F0243" w:rsidP="00304C4C">
            <w:pPr>
              <w:spacing w:after="720" w:line="240" w:lineRule="atLeast"/>
              <w:jc w:val="both"/>
              <w:rPr>
                <w:rFonts w:ascii="Arial" w:hAnsi="Arial" w:cs="Arial"/>
                <w:sz w:val="20"/>
                <w:szCs w:val="20"/>
              </w:rPr>
            </w:pPr>
            <w:r w:rsidRPr="007B480C">
              <w:rPr>
                <w:rFonts w:ascii="Arial" w:hAnsi="Arial" w:cs="Arial"/>
                <w:sz w:val="20"/>
                <w:szCs w:val="20"/>
              </w:rPr>
              <w:t>Approved by/</w:t>
            </w:r>
          </w:p>
          <w:p w14:paraId="44FB30F8" w14:textId="77777777" w:rsidR="002F0243" w:rsidRPr="007B480C" w:rsidRDefault="002F0243" w:rsidP="00304C4C">
            <w:pPr>
              <w:spacing w:line="240" w:lineRule="atLeast"/>
              <w:jc w:val="center"/>
              <w:rPr>
                <w:rFonts w:ascii="Arial" w:hAnsi="Arial" w:cs="Arial"/>
                <w:sz w:val="20"/>
                <w:szCs w:val="20"/>
              </w:rPr>
            </w:pPr>
          </w:p>
          <w:p w14:paraId="1DA6542E" w14:textId="77777777" w:rsidR="002F0243" w:rsidRPr="007B480C" w:rsidRDefault="002F0243" w:rsidP="00304C4C">
            <w:pPr>
              <w:spacing w:line="240" w:lineRule="atLeast"/>
              <w:jc w:val="both"/>
              <w:rPr>
                <w:rFonts w:ascii="Arial" w:hAnsi="Arial" w:cs="Arial"/>
                <w:sz w:val="20"/>
                <w:szCs w:val="20"/>
              </w:rPr>
            </w:pPr>
          </w:p>
          <w:p w14:paraId="3041E394" w14:textId="77777777" w:rsidR="002F0243" w:rsidRPr="007B480C" w:rsidRDefault="002F0243" w:rsidP="00304C4C">
            <w:pPr>
              <w:spacing w:line="240" w:lineRule="atLeast"/>
              <w:jc w:val="both"/>
              <w:rPr>
                <w:rFonts w:ascii="Arial" w:eastAsia="宋体" w:hAnsi="Arial" w:cs="Arial"/>
                <w:sz w:val="20"/>
                <w:szCs w:val="20"/>
              </w:rPr>
            </w:pPr>
          </w:p>
        </w:tc>
        <w:tc>
          <w:tcPr>
            <w:tcW w:w="1415" w:type="dxa"/>
            <w:tcBorders>
              <w:bottom w:val="nil"/>
              <w:right w:val="nil"/>
            </w:tcBorders>
          </w:tcPr>
          <w:p w14:paraId="4D5FC16C" w14:textId="77777777"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gridSpan w:val="2"/>
            <w:tcBorders>
              <w:left w:val="nil"/>
              <w:bottom w:val="nil"/>
              <w:right w:val="nil"/>
            </w:tcBorders>
          </w:tcPr>
          <w:p w14:paraId="722B00AE" w14:textId="77777777" w:rsidR="002F0243" w:rsidRPr="007B480C" w:rsidRDefault="002F0243" w:rsidP="00304C4C">
            <w:pPr>
              <w:spacing w:after="720"/>
              <w:jc w:val="center"/>
              <w:rPr>
                <w:rFonts w:ascii="Arial" w:hAnsi="Arial" w:cs="Arial"/>
                <w:sz w:val="20"/>
                <w:szCs w:val="20"/>
              </w:rPr>
            </w:pPr>
          </w:p>
        </w:tc>
        <w:tc>
          <w:tcPr>
            <w:tcW w:w="1415" w:type="dxa"/>
            <w:tcBorders>
              <w:left w:val="nil"/>
              <w:bottom w:val="nil"/>
              <w:right w:val="nil"/>
            </w:tcBorders>
          </w:tcPr>
          <w:p w14:paraId="42C6D796" w14:textId="77777777" w:rsidR="002F0243" w:rsidRPr="007B480C" w:rsidRDefault="002F0243" w:rsidP="00304C4C">
            <w:pPr>
              <w:spacing w:after="720"/>
              <w:jc w:val="center"/>
              <w:rPr>
                <w:rFonts w:ascii="Arial" w:hAnsi="Arial" w:cs="Arial"/>
                <w:sz w:val="20"/>
                <w:szCs w:val="20"/>
              </w:rPr>
            </w:pPr>
          </w:p>
        </w:tc>
        <w:tc>
          <w:tcPr>
            <w:tcW w:w="1479" w:type="dxa"/>
            <w:tcBorders>
              <w:left w:val="nil"/>
              <w:bottom w:val="nil"/>
            </w:tcBorders>
          </w:tcPr>
          <w:p w14:paraId="6E1831B3" w14:textId="77777777" w:rsidR="002F0243" w:rsidRPr="007B480C" w:rsidRDefault="002F0243" w:rsidP="00304C4C">
            <w:pPr>
              <w:spacing w:after="720"/>
              <w:jc w:val="center"/>
              <w:rPr>
                <w:rFonts w:ascii="Arial" w:hAnsi="Arial" w:cs="Arial"/>
                <w:sz w:val="20"/>
                <w:szCs w:val="20"/>
              </w:rPr>
            </w:pPr>
          </w:p>
        </w:tc>
        <w:tc>
          <w:tcPr>
            <w:tcW w:w="2830" w:type="dxa"/>
            <w:gridSpan w:val="2"/>
            <w:vMerge w:val="restart"/>
            <w:tcBorders>
              <w:bottom w:val="single" w:sz="12" w:space="0" w:color="auto"/>
              <w:right w:val="nil"/>
            </w:tcBorders>
          </w:tcPr>
          <w:p w14:paraId="42D8592E" w14:textId="77777777" w:rsidR="002F0243" w:rsidRPr="007B480C" w:rsidRDefault="002F0243" w:rsidP="00304C4C">
            <w:pPr>
              <w:spacing w:line="240" w:lineRule="atLeast"/>
              <w:jc w:val="both"/>
              <w:rPr>
                <w:rFonts w:ascii="Arial" w:eastAsia="宋体" w:hAnsi="Arial" w:cs="Arial"/>
                <w:sz w:val="20"/>
                <w:szCs w:val="20"/>
              </w:rPr>
            </w:pPr>
            <w:r w:rsidRPr="007B480C">
              <w:rPr>
                <w:rFonts w:ascii="Arial" w:hAnsi="Arial" w:cs="Arial"/>
                <w:sz w:val="20"/>
                <w:szCs w:val="20"/>
              </w:rPr>
              <w:t>Prepared by/</w:t>
            </w:r>
          </w:p>
          <w:p w14:paraId="79509AF2" w14:textId="345D4051" w:rsidR="002F0243" w:rsidRPr="00B07BD6" w:rsidRDefault="000A4DCB" w:rsidP="00304C4C">
            <w:pPr>
              <w:spacing w:line="240" w:lineRule="atLeast"/>
              <w:jc w:val="both"/>
              <w:rPr>
                <w:rFonts w:ascii="Arial" w:hAnsi="Arial" w:cs="Arial"/>
                <w:sz w:val="20"/>
                <w:szCs w:val="20"/>
              </w:rPr>
            </w:pPr>
            <w:r>
              <w:rPr>
                <w:rFonts w:asciiTheme="minorEastAsia" w:eastAsiaTheme="minorEastAsia" w:hAnsiTheme="minorEastAsia" w:cs="Arial" w:hint="eastAsia"/>
                <w:sz w:val="20"/>
                <w:szCs w:val="20"/>
              </w:rPr>
              <w:t>Sam</w:t>
            </w:r>
            <w:r>
              <w:rPr>
                <w:rFonts w:ascii="Arial" w:hAnsi="Arial" w:cs="Arial"/>
                <w:sz w:val="20"/>
                <w:szCs w:val="20"/>
              </w:rPr>
              <w:t xml:space="preserve"> </w:t>
            </w:r>
            <w:r>
              <w:rPr>
                <w:rFonts w:asciiTheme="minorEastAsia" w:eastAsiaTheme="minorEastAsia" w:hAnsiTheme="minorEastAsia" w:cs="Arial" w:hint="eastAsia"/>
                <w:sz w:val="20"/>
                <w:szCs w:val="20"/>
              </w:rPr>
              <w:t>Kwok</w:t>
            </w:r>
          </w:p>
        </w:tc>
      </w:tr>
      <w:tr w:rsidR="002F0243" w:rsidRPr="007B480C" w14:paraId="241EF7A5"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964"/>
        </w:trPr>
        <w:tc>
          <w:tcPr>
            <w:tcW w:w="2243" w:type="dxa"/>
            <w:vMerge/>
            <w:tcBorders>
              <w:left w:val="nil"/>
              <w:bottom w:val="single" w:sz="12" w:space="0" w:color="auto"/>
            </w:tcBorders>
          </w:tcPr>
          <w:p w14:paraId="54E11D2A" w14:textId="77777777" w:rsidR="002F0243" w:rsidRPr="007B480C" w:rsidRDefault="002F0243" w:rsidP="00304C4C">
            <w:pPr>
              <w:jc w:val="center"/>
              <w:rPr>
                <w:rFonts w:ascii="Arial" w:hAnsi="Arial" w:cs="Arial"/>
              </w:rPr>
            </w:pPr>
          </w:p>
        </w:tc>
        <w:tc>
          <w:tcPr>
            <w:tcW w:w="1415" w:type="dxa"/>
            <w:tcBorders>
              <w:top w:val="nil"/>
              <w:bottom w:val="nil"/>
              <w:right w:val="nil"/>
            </w:tcBorders>
          </w:tcPr>
          <w:p w14:paraId="39518192" w14:textId="77777777" w:rsidR="002F0243" w:rsidRPr="007B480C" w:rsidRDefault="002F0243" w:rsidP="00304C4C">
            <w:pPr>
              <w:jc w:val="center"/>
              <w:rPr>
                <w:rFonts w:ascii="Arial" w:hAnsi="Arial" w:cs="Arial"/>
              </w:rPr>
            </w:pPr>
            <w:r w:rsidRPr="007B480C">
              <w:rPr>
                <w:rFonts w:ascii="Arial" w:hAnsi="Arial" w:cs="Arial"/>
              </w:rPr>
              <w:t>-----------------</w:t>
            </w:r>
          </w:p>
          <w:p w14:paraId="31126E5D" w14:textId="77777777" w:rsidR="002F0243" w:rsidRPr="007B480C" w:rsidRDefault="002F0243" w:rsidP="00304C4C">
            <w:pPr>
              <w:jc w:val="center"/>
              <w:rPr>
                <w:rFonts w:ascii="Arial" w:eastAsia="宋体" w:hAnsi="Arial" w:cs="Arial"/>
              </w:rPr>
            </w:pPr>
          </w:p>
          <w:p w14:paraId="2DE403A5" w14:textId="77777777" w:rsidR="002F0243" w:rsidRPr="007B480C" w:rsidRDefault="002F0243" w:rsidP="00304C4C">
            <w:pPr>
              <w:jc w:val="center"/>
              <w:rPr>
                <w:rFonts w:ascii="Arial" w:hAnsi="Arial" w:cs="Arial"/>
              </w:rPr>
            </w:pPr>
          </w:p>
        </w:tc>
        <w:tc>
          <w:tcPr>
            <w:tcW w:w="1415" w:type="dxa"/>
            <w:gridSpan w:val="2"/>
            <w:tcBorders>
              <w:top w:val="nil"/>
              <w:left w:val="nil"/>
              <w:bottom w:val="nil"/>
              <w:right w:val="nil"/>
            </w:tcBorders>
          </w:tcPr>
          <w:p w14:paraId="52093693" w14:textId="77777777" w:rsidR="002F0243" w:rsidRPr="007B480C" w:rsidRDefault="002F0243" w:rsidP="00304C4C">
            <w:pPr>
              <w:jc w:val="center"/>
              <w:rPr>
                <w:rFonts w:ascii="Arial" w:hAnsi="Arial" w:cs="Arial"/>
              </w:rPr>
            </w:pPr>
            <w:r w:rsidRPr="007B480C">
              <w:rPr>
                <w:rFonts w:ascii="Arial" w:hAnsi="Arial" w:cs="Arial"/>
              </w:rPr>
              <w:t>-----------------</w:t>
            </w:r>
          </w:p>
          <w:p w14:paraId="62431CDC" w14:textId="77777777" w:rsidR="002F0243" w:rsidRPr="007B480C" w:rsidRDefault="002F0243" w:rsidP="00304C4C">
            <w:pPr>
              <w:jc w:val="center"/>
              <w:rPr>
                <w:rFonts w:ascii="Arial" w:hAnsi="Arial" w:cs="Arial"/>
              </w:rPr>
            </w:pPr>
          </w:p>
        </w:tc>
        <w:tc>
          <w:tcPr>
            <w:tcW w:w="1415" w:type="dxa"/>
            <w:tcBorders>
              <w:top w:val="nil"/>
              <w:left w:val="nil"/>
              <w:bottom w:val="nil"/>
              <w:right w:val="nil"/>
            </w:tcBorders>
          </w:tcPr>
          <w:p w14:paraId="19EE3C34" w14:textId="77777777" w:rsidR="002F0243" w:rsidRPr="007B480C" w:rsidRDefault="002F0243" w:rsidP="00304C4C">
            <w:pPr>
              <w:jc w:val="center"/>
              <w:rPr>
                <w:rFonts w:ascii="Arial" w:hAnsi="Arial" w:cs="Arial"/>
              </w:rPr>
            </w:pPr>
            <w:r w:rsidRPr="007B480C">
              <w:rPr>
                <w:rFonts w:ascii="Arial" w:hAnsi="Arial" w:cs="Arial"/>
              </w:rPr>
              <w:t>-----------------</w:t>
            </w:r>
          </w:p>
          <w:p w14:paraId="49E398E2" w14:textId="77777777" w:rsidR="002F0243" w:rsidRPr="007B480C" w:rsidRDefault="002F0243" w:rsidP="00304C4C">
            <w:pPr>
              <w:jc w:val="center"/>
              <w:rPr>
                <w:rFonts w:ascii="Arial" w:hAnsi="Arial" w:cs="Arial"/>
              </w:rPr>
            </w:pPr>
          </w:p>
        </w:tc>
        <w:tc>
          <w:tcPr>
            <w:tcW w:w="1479" w:type="dxa"/>
            <w:tcBorders>
              <w:top w:val="nil"/>
              <w:left w:val="nil"/>
              <w:bottom w:val="nil"/>
            </w:tcBorders>
          </w:tcPr>
          <w:p w14:paraId="582E386D" w14:textId="77777777" w:rsidR="002F0243" w:rsidRPr="007B480C" w:rsidRDefault="002F0243" w:rsidP="00304C4C">
            <w:pPr>
              <w:jc w:val="center"/>
              <w:rPr>
                <w:rFonts w:ascii="Arial" w:hAnsi="Arial" w:cs="Arial"/>
              </w:rPr>
            </w:pPr>
            <w:r w:rsidRPr="007B480C">
              <w:rPr>
                <w:rFonts w:ascii="Arial" w:hAnsi="Arial" w:cs="Arial"/>
              </w:rPr>
              <w:t>-----------------</w:t>
            </w:r>
          </w:p>
          <w:p w14:paraId="16287F21" w14:textId="77777777" w:rsidR="002F0243" w:rsidRPr="007B480C" w:rsidRDefault="002F0243" w:rsidP="00304C4C">
            <w:pPr>
              <w:jc w:val="center"/>
              <w:rPr>
                <w:rFonts w:ascii="Arial" w:hAnsi="Arial" w:cs="Arial"/>
              </w:rPr>
            </w:pPr>
          </w:p>
        </w:tc>
        <w:tc>
          <w:tcPr>
            <w:tcW w:w="2830" w:type="dxa"/>
            <w:gridSpan w:val="2"/>
            <w:vMerge/>
            <w:tcBorders>
              <w:bottom w:val="single" w:sz="12" w:space="0" w:color="auto"/>
              <w:right w:val="nil"/>
            </w:tcBorders>
          </w:tcPr>
          <w:p w14:paraId="5BE93A62" w14:textId="77777777" w:rsidR="002F0243" w:rsidRPr="007B480C" w:rsidRDefault="002F0243" w:rsidP="00304C4C">
            <w:pPr>
              <w:jc w:val="center"/>
              <w:rPr>
                <w:rFonts w:ascii="Arial" w:hAnsi="Arial" w:cs="Arial"/>
              </w:rPr>
            </w:pPr>
          </w:p>
        </w:tc>
      </w:tr>
      <w:tr w:rsidR="002F0243" w:rsidRPr="007B480C" w14:paraId="414F3D1D"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249"/>
        </w:trPr>
        <w:tc>
          <w:tcPr>
            <w:tcW w:w="2243" w:type="dxa"/>
            <w:vMerge/>
            <w:tcBorders>
              <w:left w:val="nil"/>
              <w:bottom w:val="single" w:sz="12" w:space="0" w:color="auto"/>
            </w:tcBorders>
          </w:tcPr>
          <w:p w14:paraId="384BA73E" w14:textId="77777777" w:rsidR="002F0243" w:rsidRPr="007B480C" w:rsidRDefault="002F0243" w:rsidP="00304C4C">
            <w:pPr>
              <w:jc w:val="center"/>
              <w:rPr>
                <w:rFonts w:ascii="Arial" w:hAnsi="Arial" w:cs="Arial"/>
              </w:rPr>
            </w:pPr>
          </w:p>
        </w:tc>
        <w:tc>
          <w:tcPr>
            <w:tcW w:w="1415" w:type="dxa"/>
            <w:tcBorders>
              <w:top w:val="nil"/>
              <w:bottom w:val="single" w:sz="12" w:space="0" w:color="auto"/>
              <w:right w:val="nil"/>
            </w:tcBorders>
          </w:tcPr>
          <w:p w14:paraId="70F76C47" w14:textId="77777777" w:rsidR="002F0243" w:rsidRPr="007B480C" w:rsidRDefault="002F0243" w:rsidP="00304C4C">
            <w:pPr>
              <w:jc w:val="center"/>
              <w:rPr>
                <w:rFonts w:ascii="Arial" w:eastAsia="宋体" w:hAnsi="Arial" w:cs="Arial"/>
              </w:rPr>
            </w:pPr>
            <w:r w:rsidRPr="007B480C">
              <w:rPr>
                <w:rFonts w:ascii="Arial" w:hAnsi="Arial" w:cs="Arial"/>
              </w:rPr>
              <w:t>-----------------</w:t>
            </w:r>
          </w:p>
        </w:tc>
        <w:tc>
          <w:tcPr>
            <w:tcW w:w="1415" w:type="dxa"/>
            <w:gridSpan w:val="2"/>
            <w:tcBorders>
              <w:top w:val="nil"/>
              <w:left w:val="nil"/>
              <w:bottom w:val="single" w:sz="12" w:space="0" w:color="auto"/>
              <w:right w:val="nil"/>
            </w:tcBorders>
          </w:tcPr>
          <w:p w14:paraId="1BE16E9F" w14:textId="77777777" w:rsidR="002F0243" w:rsidRPr="007B480C" w:rsidRDefault="002F0243" w:rsidP="00304C4C">
            <w:pPr>
              <w:jc w:val="center"/>
              <w:rPr>
                <w:rFonts w:ascii="Arial" w:eastAsia="宋体" w:hAnsi="Arial" w:cs="Arial"/>
              </w:rPr>
            </w:pPr>
            <w:r w:rsidRPr="007B480C">
              <w:rPr>
                <w:rFonts w:ascii="Arial" w:hAnsi="Arial" w:cs="Arial"/>
              </w:rPr>
              <w:t>-----------------</w:t>
            </w:r>
          </w:p>
        </w:tc>
        <w:tc>
          <w:tcPr>
            <w:tcW w:w="1415" w:type="dxa"/>
            <w:tcBorders>
              <w:top w:val="nil"/>
              <w:left w:val="nil"/>
              <w:bottom w:val="single" w:sz="12" w:space="0" w:color="auto"/>
              <w:right w:val="nil"/>
            </w:tcBorders>
          </w:tcPr>
          <w:p w14:paraId="670073E4" w14:textId="77777777" w:rsidR="002F0243" w:rsidRPr="007B480C" w:rsidRDefault="002F0243" w:rsidP="00304C4C">
            <w:pPr>
              <w:jc w:val="center"/>
              <w:rPr>
                <w:rFonts w:ascii="Arial" w:eastAsia="宋体" w:hAnsi="Arial" w:cs="Arial"/>
              </w:rPr>
            </w:pPr>
            <w:r w:rsidRPr="007B480C">
              <w:rPr>
                <w:rFonts w:ascii="Arial" w:hAnsi="Arial" w:cs="Arial"/>
              </w:rPr>
              <w:t>-----------------</w:t>
            </w:r>
          </w:p>
        </w:tc>
        <w:tc>
          <w:tcPr>
            <w:tcW w:w="1479" w:type="dxa"/>
            <w:tcBorders>
              <w:top w:val="nil"/>
              <w:left w:val="nil"/>
              <w:bottom w:val="single" w:sz="12" w:space="0" w:color="auto"/>
            </w:tcBorders>
          </w:tcPr>
          <w:p w14:paraId="6846CA84" w14:textId="77777777" w:rsidR="002F0243" w:rsidRPr="007B480C" w:rsidRDefault="002F0243" w:rsidP="00304C4C">
            <w:pPr>
              <w:jc w:val="center"/>
              <w:rPr>
                <w:rFonts w:ascii="Arial" w:eastAsia="宋体" w:hAnsi="Arial" w:cs="Arial"/>
              </w:rPr>
            </w:pPr>
            <w:r w:rsidRPr="007B480C">
              <w:rPr>
                <w:rFonts w:ascii="Arial" w:hAnsi="Arial" w:cs="Arial"/>
              </w:rPr>
              <w:t>----------------</w:t>
            </w:r>
          </w:p>
        </w:tc>
        <w:tc>
          <w:tcPr>
            <w:tcW w:w="2830" w:type="dxa"/>
            <w:gridSpan w:val="2"/>
            <w:vMerge/>
            <w:tcBorders>
              <w:bottom w:val="single" w:sz="12" w:space="0" w:color="auto"/>
              <w:right w:val="nil"/>
            </w:tcBorders>
          </w:tcPr>
          <w:p w14:paraId="34B3F2EB" w14:textId="77777777" w:rsidR="002F0243" w:rsidRPr="007B480C" w:rsidRDefault="002F0243" w:rsidP="00304C4C">
            <w:pPr>
              <w:jc w:val="center"/>
              <w:rPr>
                <w:rFonts w:ascii="Arial" w:hAnsi="Arial" w:cs="Arial"/>
              </w:rPr>
            </w:pPr>
          </w:p>
        </w:tc>
      </w:tr>
    </w:tbl>
    <w:p w14:paraId="5BCDFA7F" w14:textId="77777777" w:rsidR="002F0243" w:rsidRPr="007B480C" w:rsidRDefault="002F0243" w:rsidP="002F0243">
      <w:pPr>
        <w:pStyle w:val="Header"/>
        <w:tabs>
          <w:tab w:val="clear" w:pos="4153"/>
          <w:tab w:val="clear" w:pos="8306"/>
        </w:tabs>
        <w:spacing w:line="320" w:lineRule="exact"/>
        <w:rPr>
          <w:rFonts w:ascii="Arial" w:hAnsi="Arial" w:cs="Arial"/>
        </w:rPr>
        <w:sectPr w:rsidR="002F0243" w:rsidRPr="007B480C" w:rsidSect="00304C4C">
          <w:footerReference w:type="default" r:id="rId11"/>
          <w:headerReference w:type="first" r:id="rId12"/>
          <w:footerReference w:type="first" r:id="rId13"/>
          <w:pgSz w:w="11906" w:h="16838" w:code="9"/>
          <w:pgMar w:top="1701" w:right="851" w:bottom="567" w:left="851" w:header="425" w:footer="578" w:gutter="284"/>
          <w:cols w:space="708"/>
          <w:titlePg/>
          <w:docGrid w:linePitch="360"/>
        </w:sectPr>
      </w:pPr>
      <w:r w:rsidRPr="007B480C">
        <w:rPr>
          <w:rFonts w:ascii="Arial" w:hAnsi="Arial" w:cs="Arial"/>
        </w:rPr>
        <w:t>Notice: This cover sheet forms a part of the following directive (specification) and is not to be discarded unless superseded by a revised issue</w:t>
      </w:r>
    </w:p>
    <w:p w14:paraId="3FC4C057" w14:textId="77777777" w:rsidR="002F0243" w:rsidRPr="007B480C" w:rsidRDefault="002F0243" w:rsidP="002F0243">
      <w:pPr>
        <w:jc w:val="center"/>
        <w:rPr>
          <w:rFonts w:ascii="Arial" w:hAnsi="Arial" w:cs="Arial"/>
          <w:b/>
        </w:rPr>
      </w:pPr>
      <w:r w:rsidRPr="007B480C">
        <w:rPr>
          <w:rFonts w:ascii="Arial" w:hAnsi="Arial" w:cs="Arial"/>
          <w:b/>
        </w:rPr>
        <w:lastRenderedPageBreak/>
        <w:t>REVISION HISTORY</w:t>
      </w:r>
    </w:p>
    <w:p w14:paraId="7D34F5C7" w14:textId="77777777" w:rsidR="002F0243" w:rsidRPr="007B480C" w:rsidRDefault="002F0243" w:rsidP="002F0243">
      <w:pP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493"/>
        <w:gridCol w:w="1692"/>
        <w:gridCol w:w="6298"/>
      </w:tblGrid>
      <w:tr w:rsidR="002F0243" w:rsidRPr="007B480C" w14:paraId="0003059A" w14:textId="77777777" w:rsidTr="00DC4433">
        <w:tc>
          <w:tcPr>
            <w:tcW w:w="1199" w:type="dxa"/>
            <w:shd w:val="clear" w:color="auto" w:fill="B3B3B3"/>
          </w:tcPr>
          <w:p w14:paraId="6B814A1E" w14:textId="77777777" w:rsidR="002F0243" w:rsidRPr="007B480C" w:rsidRDefault="002F0243" w:rsidP="00304C4C">
            <w:pPr>
              <w:rPr>
                <w:rFonts w:ascii="Arial" w:hAnsi="Arial" w:cs="Arial"/>
                <w:b/>
              </w:rPr>
            </w:pPr>
            <w:r w:rsidRPr="007B480C">
              <w:rPr>
                <w:rFonts w:ascii="Arial" w:hAnsi="Arial" w:cs="Arial"/>
                <w:b/>
              </w:rPr>
              <w:t>Version</w:t>
            </w:r>
          </w:p>
        </w:tc>
        <w:tc>
          <w:tcPr>
            <w:tcW w:w="1493" w:type="dxa"/>
            <w:shd w:val="clear" w:color="auto" w:fill="B3B3B3"/>
          </w:tcPr>
          <w:p w14:paraId="491072FA" w14:textId="77777777" w:rsidR="002F0243" w:rsidRPr="007B480C" w:rsidRDefault="002F0243" w:rsidP="00304C4C">
            <w:pPr>
              <w:rPr>
                <w:rFonts w:ascii="Arial" w:hAnsi="Arial" w:cs="Arial"/>
                <w:b/>
              </w:rPr>
            </w:pPr>
            <w:r w:rsidRPr="007B480C">
              <w:rPr>
                <w:rFonts w:ascii="Arial" w:hAnsi="Arial" w:cs="Arial"/>
                <w:b/>
              </w:rPr>
              <w:t>Date</w:t>
            </w:r>
          </w:p>
        </w:tc>
        <w:tc>
          <w:tcPr>
            <w:tcW w:w="1692" w:type="dxa"/>
            <w:shd w:val="clear" w:color="auto" w:fill="B3B3B3"/>
          </w:tcPr>
          <w:p w14:paraId="0D909AED" w14:textId="77777777" w:rsidR="002F0243" w:rsidRPr="007B480C" w:rsidRDefault="002F0243" w:rsidP="00304C4C">
            <w:pPr>
              <w:rPr>
                <w:rFonts w:ascii="Arial" w:hAnsi="Arial" w:cs="Arial"/>
                <w:b/>
              </w:rPr>
            </w:pPr>
            <w:r w:rsidRPr="007B480C">
              <w:rPr>
                <w:rFonts w:ascii="Arial" w:hAnsi="Arial" w:cs="Arial"/>
                <w:b/>
              </w:rPr>
              <w:t>Name</w:t>
            </w:r>
          </w:p>
        </w:tc>
        <w:tc>
          <w:tcPr>
            <w:tcW w:w="6298" w:type="dxa"/>
            <w:shd w:val="clear" w:color="auto" w:fill="B3B3B3"/>
          </w:tcPr>
          <w:p w14:paraId="71491BF6" w14:textId="77777777" w:rsidR="002F0243" w:rsidRPr="007B480C" w:rsidRDefault="002F0243" w:rsidP="00304C4C">
            <w:pPr>
              <w:rPr>
                <w:rFonts w:ascii="Arial" w:hAnsi="Arial" w:cs="Arial"/>
                <w:b/>
              </w:rPr>
            </w:pPr>
            <w:r w:rsidRPr="007B480C">
              <w:rPr>
                <w:rFonts w:ascii="Arial" w:hAnsi="Arial" w:cs="Arial"/>
                <w:b/>
              </w:rPr>
              <w:t>Comment</w:t>
            </w:r>
          </w:p>
        </w:tc>
      </w:tr>
      <w:tr w:rsidR="002F0243" w:rsidRPr="007B480C" w14:paraId="0481FC76" w14:textId="77777777" w:rsidTr="00DC4433">
        <w:tc>
          <w:tcPr>
            <w:tcW w:w="1199" w:type="dxa"/>
          </w:tcPr>
          <w:p w14:paraId="7E122962" w14:textId="77777777" w:rsidR="002F0243" w:rsidRPr="00DC4433" w:rsidRDefault="002F0243" w:rsidP="00304C4C">
            <w:pPr>
              <w:rPr>
                <w:rFonts w:ascii="Arial" w:eastAsia="宋体" w:hAnsi="Arial" w:cs="Arial"/>
                <w:sz w:val="21"/>
                <w:szCs w:val="21"/>
              </w:rPr>
            </w:pPr>
            <w:r w:rsidRPr="00DC4433">
              <w:rPr>
                <w:rFonts w:ascii="Arial" w:hAnsi="Arial" w:cs="Arial"/>
                <w:sz w:val="21"/>
                <w:szCs w:val="21"/>
              </w:rPr>
              <w:t>V001</w:t>
            </w:r>
          </w:p>
        </w:tc>
        <w:tc>
          <w:tcPr>
            <w:tcW w:w="1493" w:type="dxa"/>
          </w:tcPr>
          <w:p w14:paraId="601D3458" w14:textId="7AC83E2A" w:rsidR="002F0243" w:rsidRPr="00DC4433" w:rsidRDefault="005022EF" w:rsidP="00304C4C">
            <w:pPr>
              <w:rPr>
                <w:rFonts w:ascii="Arial" w:hAnsi="Arial" w:cs="Arial"/>
                <w:sz w:val="21"/>
                <w:szCs w:val="21"/>
              </w:rPr>
            </w:pPr>
            <w:r>
              <w:rPr>
                <w:rFonts w:ascii="Arial" w:hAnsi="Arial" w:cs="Arial"/>
                <w:sz w:val="21"/>
                <w:szCs w:val="21"/>
              </w:rPr>
              <w:t>2019/06</w:t>
            </w:r>
            <w:r w:rsidR="001F254D">
              <w:rPr>
                <w:rFonts w:ascii="Arial" w:hAnsi="Arial" w:cs="Arial"/>
                <w:sz w:val="21"/>
                <w:szCs w:val="21"/>
              </w:rPr>
              <w:t>/21</w:t>
            </w:r>
          </w:p>
        </w:tc>
        <w:tc>
          <w:tcPr>
            <w:tcW w:w="1692" w:type="dxa"/>
          </w:tcPr>
          <w:p w14:paraId="68A34812" w14:textId="7ED6AF30" w:rsidR="002F0243" w:rsidRPr="00DC4433" w:rsidRDefault="005022EF" w:rsidP="00304C4C">
            <w:pPr>
              <w:rPr>
                <w:rFonts w:ascii="Arial" w:hAnsi="Arial" w:cs="Arial"/>
                <w:sz w:val="21"/>
                <w:szCs w:val="21"/>
              </w:rPr>
            </w:pPr>
            <w:r>
              <w:rPr>
                <w:rFonts w:asciiTheme="minorEastAsia" w:eastAsiaTheme="minorEastAsia" w:hAnsiTheme="minorEastAsia" w:cs="Arial" w:hint="eastAsia"/>
                <w:sz w:val="21"/>
                <w:szCs w:val="21"/>
              </w:rPr>
              <w:t>Sam</w:t>
            </w:r>
            <w:r>
              <w:rPr>
                <w:rFonts w:ascii="Arial" w:hAnsi="Arial" w:cs="Arial"/>
                <w:sz w:val="21"/>
                <w:szCs w:val="21"/>
              </w:rPr>
              <w:t xml:space="preserve"> </w:t>
            </w:r>
            <w:r>
              <w:rPr>
                <w:rFonts w:asciiTheme="minorEastAsia" w:eastAsiaTheme="minorEastAsia" w:hAnsiTheme="minorEastAsia" w:cs="Arial" w:hint="eastAsia"/>
                <w:sz w:val="21"/>
                <w:szCs w:val="21"/>
              </w:rPr>
              <w:t>Kwok</w:t>
            </w:r>
          </w:p>
        </w:tc>
        <w:tc>
          <w:tcPr>
            <w:tcW w:w="6298" w:type="dxa"/>
          </w:tcPr>
          <w:p w14:paraId="75F44848" w14:textId="77777777" w:rsidR="002F0243" w:rsidRPr="00DC4433" w:rsidRDefault="002F0243" w:rsidP="00304C4C">
            <w:pPr>
              <w:rPr>
                <w:rFonts w:ascii="Arial" w:hAnsi="Arial" w:cs="Arial"/>
                <w:sz w:val="21"/>
                <w:szCs w:val="21"/>
              </w:rPr>
            </w:pPr>
            <w:r w:rsidRPr="00DC4433">
              <w:rPr>
                <w:rFonts w:ascii="Arial" w:hAnsi="Arial" w:cs="Arial" w:hint="eastAsia"/>
                <w:sz w:val="21"/>
                <w:szCs w:val="21"/>
              </w:rPr>
              <w:t>Initial</w:t>
            </w:r>
            <w:r w:rsidRPr="00DC4433">
              <w:rPr>
                <w:rFonts w:ascii="Arial" w:hAnsi="Arial" w:cs="Arial"/>
                <w:sz w:val="21"/>
                <w:szCs w:val="21"/>
              </w:rPr>
              <w:t xml:space="preserve"> Version</w:t>
            </w:r>
          </w:p>
        </w:tc>
      </w:tr>
      <w:tr w:rsidR="002F0243" w:rsidRPr="007B480C" w14:paraId="0B4020A7" w14:textId="77777777" w:rsidTr="00DC4433">
        <w:tc>
          <w:tcPr>
            <w:tcW w:w="1199" w:type="dxa"/>
          </w:tcPr>
          <w:p w14:paraId="1D7B270A" w14:textId="77777777" w:rsidR="002F0243" w:rsidRPr="00DC4433" w:rsidRDefault="002F0243" w:rsidP="00304C4C">
            <w:pPr>
              <w:rPr>
                <w:rFonts w:ascii="Arial" w:eastAsia="等线" w:hAnsi="Arial" w:cs="Arial"/>
                <w:sz w:val="21"/>
                <w:szCs w:val="21"/>
              </w:rPr>
            </w:pPr>
          </w:p>
        </w:tc>
        <w:tc>
          <w:tcPr>
            <w:tcW w:w="1493" w:type="dxa"/>
          </w:tcPr>
          <w:p w14:paraId="4F904CB7" w14:textId="77777777" w:rsidR="002F0243" w:rsidRPr="00DC4433" w:rsidRDefault="002F0243" w:rsidP="00304C4C">
            <w:pPr>
              <w:rPr>
                <w:rFonts w:ascii="Arial" w:eastAsia="等线" w:hAnsi="Arial" w:cs="Arial"/>
                <w:sz w:val="21"/>
                <w:szCs w:val="21"/>
              </w:rPr>
            </w:pPr>
          </w:p>
        </w:tc>
        <w:tc>
          <w:tcPr>
            <w:tcW w:w="1692" w:type="dxa"/>
          </w:tcPr>
          <w:p w14:paraId="06971CD3" w14:textId="77777777" w:rsidR="002F0243" w:rsidRPr="00DC4433" w:rsidRDefault="002F0243" w:rsidP="00304C4C">
            <w:pPr>
              <w:rPr>
                <w:rFonts w:ascii="Arial" w:eastAsia="等线" w:hAnsi="Arial" w:cs="Arial"/>
                <w:sz w:val="21"/>
                <w:szCs w:val="21"/>
              </w:rPr>
            </w:pPr>
          </w:p>
        </w:tc>
        <w:tc>
          <w:tcPr>
            <w:tcW w:w="6298" w:type="dxa"/>
          </w:tcPr>
          <w:p w14:paraId="2A1F701D" w14:textId="77777777" w:rsidR="001A5855" w:rsidRPr="00EA77F2" w:rsidRDefault="001A5855" w:rsidP="00EA77F2">
            <w:pPr>
              <w:rPr>
                <w:rFonts w:ascii="Arial" w:eastAsiaTheme="minorEastAsia" w:hAnsi="Arial" w:cs="Arial"/>
                <w:sz w:val="21"/>
                <w:szCs w:val="21"/>
              </w:rPr>
            </w:pPr>
          </w:p>
        </w:tc>
      </w:tr>
      <w:tr w:rsidR="002F0243" w:rsidRPr="007B480C" w14:paraId="03EFCA41" w14:textId="77777777" w:rsidTr="00DC4433">
        <w:tc>
          <w:tcPr>
            <w:tcW w:w="1199" w:type="dxa"/>
          </w:tcPr>
          <w:p w14:paraId="5F96A722" w14:textId="77777777" w:rsidR="002F0243" w:rsidRPr="00DC4433" w:rsidRDefault="002F0243" w:rsidP="00304C4C">
            <w:pPr>
              <w:rPr>
                <w:rFonts w:ascii="Arial" w:hAnsi="Arial" w:cs="Arial"/>
                <w:sz w:val="21"/>
                <w:szCs w:val="21"/>
              </w:rPr>
            </w:pPr>
          </w:p>
        </w:tc>
        <w:tc>
          <w:tcPr>
            <w:tcW w:w="1493" w:type="dxa"/>
          </w:tcPr>
          <w:p w14:paraId="5B95CD12" w14:textId="77777777" w:rsidR="002F0243" w:rsidRPr="00DC4433" w:rsidRDefault="002F0243" w:rsidP="00304C4C">
            <w:pPr>
              <w:rPr>
                <w:rFonts w:ascii="Arial" w:hAnsi="Arial" w:cs="Arial"/>
                <w:sz w:val="21"/>
                <w:szCs w:val="21"/>
              </w:rPr>
            </w:pPr>
          </w:p>
        </w:tc>
        <w:tc>
          <w:tcPr>
            <w:tcW w:w="1692" w:type="dxa"/>
          </w:tcPr>
          <w:p w14:paraId="5220BBB2" w14:textId="77777777" w:rsidR="002F0243" w:rsidRPr="00DC4433" w:rsidRDefault="002F0243" w:rsidP="00304C4C">
            <w:pPr>
              <w:rPr>
                <w:rFonts w:ascii="Arial" w:hAnsi="Arial" w:cs="Arial"/>
                <w:color w:val="000000"/>
                <w:sz w:val="21"/>
                <w:szCs w:val="21"/>
              </w:rPr>
            </w:pPr>
          </w:p>
        </w:tc>
        <w:tc>
          <w:tcPr>
            <w:tcW w:w="6298" w:type="dxa"/>
          </w:tcPr>
          <w:p w14:paraId="13CB595B" w14:textId="77777777" w:rsidR="002F0243" w:rsidRPr="00DC4433" w:rsidRDefault="002F0243" w:rsidP="00304C4C">
            <w:pPr>
              <w:rPr>
                <w:rFonts w:ascii="Arial" w:hAnsi="Arial" w:cs="Arial"/>
                <w:color w:val="000000"/>
                <w:sz w:val="21"/>
                <w:szCs w:val="21"/>
              </w:rPr>
            </w:pPr>
          </w:p>
        </w:tc>
      </w:tr>
      <w:tr w:rsidR="002F0243" w:rsidRPr="007B480C" w14:paraId="6D9C8D39" w14:textId="77777777" w:rsidTr="00DC4433">
        <w:tc>
          <w:tcPr>
            <w:tcW w:w="1199" w:type="dxa"/>
          </w:tcPr>
          <w:p w14:paraId="675E05EE" w14:textId="77777777" w:rsidR="002F0243" w:rsidRPr="00DC4433" w:rsidRDefault="002F0243" w:rsidP="00304C4C">
            <w:pPr>
              <w:rPr>
                <w:rFonts w:ascii="Arial" w:eastAsia="宋体" w:hAnsi="Arial" w:cs="Arial"/>
                <w:sz w:val="21"/>
                <w:szCs w:val="21"/>
              </w:rPr>
            </w:pPr>
          </w:p>
        </w:tc>
        <w:tc>
          <w:tcPr>
            <w:tcW w:w="1493" w:type="dxa"/>
          </w:tcPr>
          <w:p w14:paraId="2FC17F8B" w14:textId="77777777" w:rsidR="002F0243" w:rsidRPr="00DC4433" w:rsidRDefault="002F0243" w:rsidP="00304C4C">
            <w:pPr>
              <w:rPr>
                <w:rFonts w:ascii="Arial" w:eastAsia="宋体" w:hAnsi="Arial" w:cs="Arial"/>
                <w:sz w:val="21"/>
                <w:szCs w:val="21"/>
              </w:rPr>
            </w:pPr>
          </w:p>
        </w:tc>
        <w:tc>
          <w:tcPr>
            <w:tcW w:w="1692" w:type="dxa"/>
          </w:tcPr>
          <w:p w14:paraId="0A4F7224" w14:textId="77777777" w:rsidR="002F0243" w:rsidRPr="00DC4433" w:rsidRDefault="002F0243" w:rsidP="00304C4C">
            <w:pPr>
              <w:rPr>
                <w:rFonts w:ascii="Arial" w:eastAsia="宋体" w:hAnsi="Arial" w:cs="Arial"/>
                <w:color w:val="000000"/>
                <w:sz w:val="21"/>
                <w:szCs w:val="21"/>
              </w:rPr>
            </w:pPr>
          </w:p>
        </w:tc>
        <w:tc>
          <w:tcPr>
            <w:tcW w:w="6298" w:type="dxa"/>
          </w:tcPr>
          <w:p w14:paraId="5AE48A43" w14:textId="77777777" w:rsidR="002F0243" w:rsidRPr="00DC4433" w:rsidRDefault="002F0243" w:rsidP="00304C4C">
            <w:pPr>
              <w:rPr>
                <w:rFonts w:ascii="Arial" w:eastAsia="宋体" w:hAnsi="Arial" w:cs="Arial"/>
                <w:color w:val="000000"/>
                <w:sz w:val="21"/>
                <w:szCs w:val="21"/>
              </w:rPr>
            </w:pPr>
          </w:p>
        </w:tc>
      </w:tr>
      <w:tr w:rsidR="002F0243" w:rsidRPr="007B480C" w14:paraId="50F40DEB" w14:textId="77777777" w:rsidTr="00DC4433">
        <w:tc>
          <w:tcPr>
            <w:tcW w:w="1199" w:type="dxa"/>
          </w:tcPr>
          <w:p w14:paraId="77A52294" w14:textId="77777777" w:rsidR="002F0243" w:rsidRPr="00DC4433" w:rsidRDefault="002F0243" w:rsidP="00304C4C">
            <w:pPr>
              <w:rPr>
                <w:rFonts w:ascii="Arial" w:eastAsia="宋体" w:hAnsi="Arial" w:cs="Arial"/>
                <w:sz w:val="21"/>
                <w:szCs w:val="21"/>
              </w:rPr>
            </w:pPr>
          </w:p>
        </w:tc>
        <w:tc>
          <w:tcPr>
            <w:tcW w:w="1493" w:type="dxa"/>
          </w:tcPr>
          <w:p w14:paraId="007DCDA8" w14:textId="77777777" w:rsidR="002F0243" w:rsidRPr="00DC4433" w:rsidRDefault="002F0243" w:rsidP="00304C4C">
            <w:pPr>
              <w:rPr>
                <w:rFonts w:ascii="Arial" w:eastAsia="宋体" w:hAnsi="Arial" w:cs="Arial"/>
                <w:sz w:val="21"/>
                <w:szCs w:val="21"/>
              </w:rPr>
            </w:pPr>
          </w:p>
        </w:tc>
        <w:tc>
          <w:tcPr>
            <w:tcW w:w="1692" w:type="dxa"/>
          </w:tcPr>
          <w:p w14:paraId="450EA2D7" w14:textId="77777777" w:rsidR="002F0243" w:rsidRPr="00DC4433" w:rsidRDefault="002F0243" w:rsidP="00304C4C">
            <w:pPr>
              <w:rPr>
                <w:rFonts w:ascii="Arial" w:eastAsia="宋体" w:hAnsi="Arial" w:cs="Arial"/>
                <w:color w:val="000000"/>
                <w:sz w:val="21"/>
                <w:szCs w:val="21"/>
              </w:rPr>
            </w:pPr>
          </w:p>
        </w:tc>
        <w:tc>
          <w:tcPr>
            <w:tcW w:w="6298" w:type="dxa"/>
          </w:tcPr>
          <w:p w14:paraId="3DD355C9" w14:textId="77777777" w:rsidR="002F0243" w:rsidRPr="00DC4433" w:rsidRDefault="002F0243" w:rsidP="00304C4C">
            <w:pPr>
              <w:rPr>
                <w:rFonts w:ascii="Arial" w:eastAsia="宋体" w:hAnsi="Arial" w:cs="Arial"/>
                <w:color w:val="000000"/>
                <w:sz w:val="21"/>
                <w:szCs w:val="21"/>
              </w:rPr>
            </w:pPr>
          </w:p>
        </w:tc>
      </w:tr>
      <w:tr w:rsidR="002F0243" w:rsidRPr="007B480C" w14:paraId="1A81F0B1" w14:textId="77777777" w:rsidTr="00DC4433">
        <w:tc>
          <w:tcPr>
            <w:tcW w:w="1199" w:type="dxa"/>
          </w:tcPr>
          <w:p w14:paraId="717AAFBA" w14:textId="77777777" w:rsidR="002F0243" w:rsidRPr="00DC4433" w:rsidRDefault="002F0243" w:rsidP="00304C4C">
            <w:pPr>
              <w:rPr>
                <w:rFonts w:ascii="Arial" w:eastAsia="宋体" w:hAnsi="Arial" w:cs="Arial"/>
                <w:sz w:val="21"/>
                <w:szCs w:val="21"/>
              </w:rPr>
            </w:pPr>
          </w:p>
        </w:tc>
        <w:tc>
          <w:tcPr>
            <w:tcW w:w="1493" w:type="dxa"/>
          </w:tcPr>
          <w:p w14:paraId="56EE48EE" w14:textId="77777777" w:rsidR="002F0243" w:rsidRPr="00DC4433" w:rsidRDefault="002F0243" w:rsidP="00304C4C">
            <w:pPr>
              <w:rPr>
                <w:rFonts w:ascii="Arial" w:eastAsia="宋体" w:hAnsi="Arial" w:cs="Arial"/>
                <w:sz w:val="21"/>
                <w:szCs w:val="21"/>
              </w:rPr>
            </w:pPr>
          </w:p>
        </w:tc>
        <w:tc>
          <w:tcPr>
            <w:tcW w:w="1692" w:type="dxa"/>
          </w:tcPr>
          <w:p w14:paraId="2908EB2C" w14:textId="77777777" w:rsidR="002F0243" w:rsidRPr="00DC4433" w:rsidRDefault="002F0243" w:rsidP="00304C4C">
            <w:pPr>
              <w:rPr>
                <w:rFonts w:ascii="Arial" w:eastAsia="宋体" w:hAnsi="Arial" w:cs="Arial"/>
                <w:color w:val="000000"/>
                <w:sz w:val="21"/>
                <w:szCs w:val="21"/>
              </w:rPr>
            </w:pPr>
          </w:p>
        </w:tc>
        <w:tc>
          <w:tcPr>
            <w:tcW w:w="6298" w:type="dxa"/>
          </w:tcPr>
          <w:p w14:paraId="121FD38A" w14:textId="77777777" w:rsidR="002F0243" w:rsidRPr="00DC4433" w:rsidRDefault="002F0243" w:rsidP="00304C4C">
            <w:pPr>
              <w:rPr>
                <w:rFonts w:ascii="Arial" w:eastAsia="宋体" w:hAnsi="Arial" w:cs="Arial"/>
                <w:color w:val="000000"/>
                <w:sz w:val="21"/>
                <w:szCs w:val="21"/>
              </w:rPr>
            </w:pPr>
          </w:p>
        </w:tc>
      </w:tr>
      <w:tr w:rsidR="002F0243" w:rsidRPr="007B480C" w14:paraId="1FE2DD96" w14:textId="77777777" w:rsidTr="00DC4433">
        <w:tc>
          <w:tcPr>
            <w:tcW w:w="1199" w:type="dxa"/>
          </w:tcPr>
          <w:p w14:paraId="27357532" w14:textId="77777777" w:rsidR="002F0243" w:rsidRPr="00DC4433" w:rsidRDefault="002F0243" w:rsidP="00304C4C">
            <w:pPr>
              <w:rPr>
                <w:rFonts w:ascii="Arial" w:eastAsia="宋体" w:hAnsi="Arial" w:cs="Arial"/>
                <w:sz w:val="21"/>
                <w:szCs w:val="21"/>
              </w:rPr>
            </w:pPr>
          </w:p>
        </w:tc>
        <w:tc>
          <w:tcPr>
            <w:tcW w:w="1493" w:type="dxa"/>
          </w:tcPr>
          <w:p w14:paraId="07F023C8" w14:textId="77777777" w:rsidR="002F0243" w:rsidRPr="00DC4433" w:rsidRDefault="002F0243" w:rsidP="00304C4C">
            <w:pPr>
              <w:rPr>
                <w:rFonts w:ascii="Arial" w:eastAsia="宋体" w:hAnsi="Arial" w:cs="Arial"/>
                <w:sz w:val="21"/>
                <w:szCs w:val="21"/>
              </w:rPr>
            </w:pPr>
          </w:p>
        </w:tc>
        <w:tc>
          <w:tcPr>
            <w:tcW w:w="1692" w:type="dxa"/>
          </w:tcPr>
          <w:p w14:paraId="4BDB5498" w14:textId="77777777" w:rsidR="002F0243" w:rsidRPr="00DC4433" w:rsidRDefault="002F0243" w:rsidP="00304C4C">
            <w:pPr>
              <w:rPr>
                <w:rFonts w:ascii="Arial" w:eastAsia="宋体" w:hAnsi="Arial" w:cs="Arial"/>
                <w:color w:val="000000"/>
                <w:sz w:val="21"/>
                <w:szCs w:val="21"/>
              </w:rPr>
            </w:pPr>
          </w:p>
        </w:tc>
        <w:tc>
          <w:tcPr>
            <w:tcW w:w="6298" w:type="dxa"/>
          </w:tcPr>
          <w:p w14:paraId="2916C19D" w14:textId="77777777" w:rsidR="002F0243" w:rsidRPr="00DC4433" w:rsidRDefault="002F0243" w:rsidP="00304C4C">
            <w:pPr>
              <w:rPr>
                <w:rFonts w:ascii="Arial" w:eastAsia="宋体" w:hAnsi="Arial" w:cs="Arial"/>
                <w:color w:val="000000"/>
                <w:sz w:val="21"/>
                <w:szCs w:val="21"/>
              </w:rPr>
            </w:pPr>
          </w:p>
        </w:tc>
      </w:tr>
    </w:tbl>
    <w:p w14:paraId="74869460" w14:textId="77777777" w:rsidR="002F0243" w:rsidRPr="007B480C" w:rsidRDefault="002F0243" w:rsidP="002F0243">
      <w:pPr>
        <w:rPr>
          <w:rFonts w:ascii="Arial" w:hAnsi="Arial" w:cs="Arial"/>
        </w:rPr>
      </w:pPr>
    </w:p>
    <w:p w14:paraId="187F57B8" w14:textId="77777777" w:rsidR="002F0243" w:rsidRPr="007B480C" w:rsidRDefault="002F0243" w:rsidP="002F0243">
      <w:pPr>
        <w:rPr>
          <w:rFonts w:ascii="Arial" w:hAnsi="Arial" w:cs="Arial"/>
        </w:rPr>
      </w:pPr>
    </w:p>
    <w:p w14:paraId="54738AF4" w14:textId="77777777" w:rsidR="002F0243" w:rsidRPr="001A5855" w:rsidRDefault="002F0243" w:rsidP="002F0243">
      <w:pPr>
        <w:rPr>
          <w:rFonts w:ascii="Arial" w:hAnsi="Arial" w:cs="Arial"/>
        </w:rPr>
      </w:pPr>
    </w:p>
    <w:p w14:paraId="46ABBD8F" w14:textId="77777777" w:rsidR="002F0243" w:rsidRDefault="002F0243" w:rsidP="002F0243">
      <w:pPr>
        <w:tabs>
          <w:tab w:val="left" w:pos="8355"/>
        </w:tabs>
        <w:rPr>
          <w:rFonts w:ascii="Arial" w:hAnsi="Arial" w:cs="Arial"/>
        </w:rPr>
      </w:pPr>
      <w:r w:rsidRPr="007B480C">
        <w:rPr>
          <w:rFonts w:ascii="Arial" w:hAnsi="Arial" w:cs="Arial"/>
        </w:rPr>
        <w:tab/>
      </w:r>
    </w:p>
    <w:p w14:paraId="06BBA33E" w14:textId="77777777" w:rsidR="002F0243" w:rsidRPr="007B480C" w:rsidRDefault="002F0243" w:rsidP="002F0243">
      <w:pPr>
        <w:tabs>
          <w:tab w:val="left" w:pos="8355"/>
        </w:tabs>
        <w:rPr>
          <w:rFonts w:ascii="Arial" w:eastAsia="宋体" w:hAnsi="Arial" w:cs="Arial"/>
        </w:rPr>
      </w:pPr>
      <w:r>
        <w:rPr>
          <w:rFonts w:ascii="Arial" w:hAnsi="Arial" w:cs="Arial"/>
        </w:rPr>
        <w:br w:type="page"/>
      </w:r>
    </w:p>
    <w:p w14:paraId="2ABC67CB" w14:textId="67E6F4AB" w:rsidR="002F0243" w:rsidRDefault="009E1E9A" w:rsidP="009E1E9A">
      <w:pPr>
        <w:jc w:val="center"/>
        <w:rPr>
          <w:rFonts w:ascii="等线" w:eastAsiaTheme="minorEastAsia" w:hAnsi="等线" w:cs="Arial"/>
          <w:b/>
          <w:sz w:val="36"/>
          <w:szCs w:val="36"/>
        </w:rPr>
      </w:pPr>
      <w:r w:rsidRPr="00DB4E52">
        <w:rPr>
          <w:rFonts w:ascii="等线" w:eastAsiaTheme="minorEastAsia" w:hAnsi="等线" w:cs="Arial" w:hint="eastAsia"/>
          <w:b/>
          <w:sz w:val="36"/>
          <w:szCs w:val="36"/>
        </w:rPr>
        <w:lastRenderedPageBreak/>
        <w:t>目录</w:t>
      </w:r>
    </w:p>
    <w:p w14:paraId="224527ED" w14:textId="77777777" w:rsidR="00CB5C8F" w:rsidRPr="00DB4E52" w:rsidRDefault="00CB5C8F" w:rsidP="009E1E9A">
      <w:pPr>
        <w:jc w:val="center"/>
        <w:rPr>
          <w:rFonts w:ascii="等线" w:eastAsiaTheme="minorEastAsia" w:hAnsi="等线" w:cs="Arial"/>
          <w:b/>
          <w:sz w:val="36"/>
          <w:szCs w:val="36"/>
        </w:rPr>
      </w:pPr>
    </w:p>
    <w:p w14:paraId="4D773888" w14:textId="4C3BE48B" w:rsidR="00B77DFC" w:rsidRDefault="00F848F1">
      <w:pPr>
        <w:pStyle w:val="TOC2"/>
        <w:tabs>
          <w:tab w:val="left" w:pos="720"/>
          <w:tab w:val="right" w:leader="dot" w:pos="10790"/>
        </w:tabs>
        <w:rPr>
          <w:rFonts w:eastAsiaTheme="minorEastAsia" w:hAnsiTheme="minorHAnsi" w:cstheme="minorBidi"/>
          <w:smallCaps w:val="0"/>
          <w:noProof/>
          <w:kern w:val="0"/>
          <w:sz w:val="22"/>
          <w:szCs w:val="22"/>
          <w:lang w:eastAsia="zh-CN"/>
        </w:rPr>
      </w:pPr>
      <w:r>
        <w:rPr>
          <w:rFonts w:ascii="Arial" w:hAnsi="Arial" w:cs="Arial"/>
          <w:b/>
          <w:smallCaps w:val="0"/>
        </w:rPr>
        <w:fldChar w:fldCharType="begin"/>
      </w:r>
      <w:r>
        <w:rPr>
          <w:rFonts w:ascii="Arial" w:hAnsi="Arial" w:cs="Arial"/>
          <w:b/>
          <w:smallCaps w:val="0"/>
        </w:rPr>
        <w:instrText xml:space="preserve"> TOC \o "1-5" \h \z \u </w:instrText>
      </w:r>
      <w:r>
        <w:rPr>
          <w:rFonts w:ascii="Arial" w:hAnsi="Arial" w:cs="Arial"/>
          <w:b/>
          <w:smallCaps w:val="0"/>
        </w:rPr>
        <w:fldChar w:fldCharType="separate"/>
      </w:r>
      <w:hyperlink w:anchor="_Toc12290831" w:history="1">
        <w:r w:rsidR="00B77DFC" w:rsidRPr="00EA3687">
          <w:rPr>
            <w:rStyle w:val="Hyperlink"/>
            <w:noProof/>
            <w:lang w:eastAsia="zh-CN"/>
          </w:rPr>
          <w:t>1</w:t>
        </w:r>
        <w:r w:rsidR="00B77DFC">
          <w:rPr>
            <w:rFonts w:eastAsiaTheme="minorEastAsia" w:hAnsiTheme="minorHAnsi" w:cstheme="minorBidi"/>
            <w:smallCaps w:val="0"/>
            <w:noProof/>
            <w:kern w:val="0"/>
            <w:sz w:val="22"/>
            <w:szCs w:val="22"/>
            <w:lang w:eastAsia="zh-CN"/>
          </w:rPr>
          <w:tab/>
        </w:r>
        <w:r w:rsidR="00B77DFC" w:rsidRPr="00EA3687">
          <w:rPr>
            <w:rStyle w:val="Hyperlink"/>
            <w:rFonts w:hint="eastAsia"/>
            <w:noProof/>
            <w:lang w:eastAsia="zh-CN"/>
          </w:rPr>
          <w:t>基本信息</w:t>
        </w:r>
        <w:r w:rsidR="00B77DFC">
          <w:rPr>
            <w:noProof/>
            <w:webHidden/>
          </w:rPr>
          <w:tab/>
        </w:r>
        <w:r w:rsidR="00B77DFC">
          <w:rPr>
            <w:noProof/>
            <w:webHidden/>
          </w:rPr>
          <w:fldChar w:fldCharType="begin"/>
        </w:r>
        <w:r w:rsidR="00B77DFC">
          <w:rPr>
            <w:noProof/>
            <w:webHidden/>
          </w:rPr>
          <w:instrText xml:space="preserve"> PAGEREF _Toc12290831 \h </w:instrText>
        </w:r>
        <w:r w:rsidR="00B77DFC">
          <w:rPr>
            <w:noProof/>
            <w:webHidden/>
          </w:rPr>
        </w:r>
        <w:r w:rsidR="00B77DFC">
          <w:rPr>
            <w:noProof/>
            <w:webHidden/>
          </w:rPr>
          <w:fldChar w:fldCharType="separate"/>
        </w:r>
        <w:r w:rsidR="00B77DFC">
          <w:rPr>
            <w:noProof/>
            <w:webHidden/>
          </w:rPr>
          <w:t>4</w:t>
        </w:r>
        <w:r w:rsidR="00B77DFC">
          <w:rPr>
            <w:noProof/>
            <w:webHidden/>
          </w:rPr>
          <w:fldChar w:fldCharType="end"/>
        </w:r>
      </w:hyperlink>
    </w:p>
    <w:p w14:paraId="71C0914B" w14:textId="0F70FFF9"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2" w:history="1">
        <w:r w:rsidR="00B77DFC" w:rsidRPr="00EA3687">
          <w:rPr>
            <w:rStyle w:val="Hyperlink"/>
            <w:noProof/>
          </w:rPr>
          <w:t>1.1</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系统简介</w:t>
        </w:r>
        <w:r w:rsidR="00B77DFC">
          <w:rPr>
            <w:noProof/>
            <w:webHidden/>
          </w:rPr>
          <w:tab/>
        </w:r>
        <w:r w:rsidR="00B77DFC">
          <w:rPr>
            <w:noProof/>
            <w:webHidden/>
          </w:rPr>
          <w:fldChar w:fldCharType="begin"/>
        </w:r>
        <w:r w:rsidR="00B77DFC">
          <w:rPr>
            <w:noProof/>
            <w:webHidden/>
          </w:rPr>
          <w:instrText xml:space="preserve"> PAGEREF _Toc12290832 \h </w:instrText>
        </w:r>
        <w:r w:rsidR="00B77DFC">
          <w:rPr>
            <w:noProof/>
            <w:webHidden/>
          </w:rPr>
        </w:r>
        <w:r w:rsidR="00B77DFC">
          <w:rPr>
            <w:noProof/>
            <w:webHidden/>
          </w:rPr>
          <w:fldChar w:fldCharType="separate"/>
        </w:r>
        <w:r w:rsidR="00B77DFC">
          <w:rPr>
            <w:noProof/>
            <w:webHidden/>
          </w:rPr>
          <w:t>4</w:t>
        </w:r>
        <w:r w:rsidR="00B77DFC">
          <w:rPr>
            <w:noProof/>
            <w:webHidden/>
          </w:rPr>
          <w:fldChar w:fldCharType="end"/>
        </w:r>
      </w:hyperlink>
    </w:p>
    <w:p w14:paraId="0392ECED" w14:textId="20BDA05E"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3" w:history="1">
        <w:r w:rsidR="00B77DFC" w:rsidRPr="00EA3687">
          <w:rPr>
            <w:rStyle w:val="Hyperlink"/>
            <w:noProof/>
          </w:rPr>
          <w:t>1.2</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功能摘要</w:t>
        </w:r>
        <w:r w:rsidR="00B77DFC">
          <w:rPr>
            <w:noProof/>
            <w:webHidden/>
          </w:rPr>
          <w:tab/>
        </w:r>
        <w:r w:rsidR="00B77DFC">
          <w:rPr>
            <w:noProof/>
            <w:webHidden/>
          </w:rPr>
          <w:fldChar w:fldCharType="begin"/>
        </w:r>
        <w:r w:rsidR="00B77DFC">
          <w:rPr>
            <w:noProof/>
            <w:webHidden/>
          </w:rPr>
          <w:instrText xml:space="preserve"> PAGEREF _Toc12290833 \h </w:instrText>
        </w:r>
        <w:r w:rsidR="00B77DFC">
          <w:rPr>
            <w:noProof/>
            <w:webHidden/>
          </w:rPr>
        </w:r>
        <w:r w:rsidR="00B77DFC">
          <w:rPr>
            <w:noProof/>
            <w:webHidden/>
          </w:rPr>
          <w:fldChar w:fldCharType="separate"/>
        </w:r>
        <w:r w:rsidR="00B77DFC">
          <w:rPr>
            <w:noProof/>
            <w:webHidden/>
          </w:rPr>
          <w:t>4</w:t>
        </w:r>
        <w:r w:rsidR="00B77DFC">
          <w:rPr>
            <w:noProof/>
            <w:webHidden/>
          </w:rPr>
          <w:fldChar w:fldCharType="end"/>
        </w:r>
      </w:hyperlink>
    </w:p>
    <w:p w14:paraId="3697EB2F" w14:textId="327FE208"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4" w:history="1">
        <w:r w:rsidR="00B77DFC" w:rsidRPr="00EA3687">
          <w:rPr>
            <w:rStyle w:val="Hyperlink"/>
            <w:noProof/>
          </w:rPr>
          <w:t>1.3</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硬件需求</w:t>
        </w:r>
        <w:r w:rsidR="00B77DFC">
          <w:rPr>
            <w:noProof/>
            <w:webHidden/>
          </w:rPr>
          <w:tab/>
        </w:r>
        <w:r w:rsidR="00B77DFC">
          <w:rPr>
            <w:noProof/>
            <w:webHidden/>
          </w:rPr>
          <w:fldChar w:fldCharType="begin"/>
        </w:r>
        <w:r w:rsidR="00B77DFC">
          <w:rPr>
            <w:noProof/>
            <w:webHidden/>
          </w:rPr>
          <w:instrText xml:space="preserve"> PAGEREF _Toc12290834 \h </w:instrText>
        </w:r>
        <w:r w:rsidR="00B77DFC">
          <w:rPr>
            <w:noProof/>
            <w:webHidden/>
          </w:rPr>
        </w:r>
        <w:r w:rsidR="00B77DFC">
          <w:rPr>
            <w:noProof/>
            <w:webHidden/>
          </w:rPr>
          <w:fldChar w:fldCharType="separate"/>
        </w:r>
        <w:r w:rsidR="00B77DFC">
          <w:rPr>
            <w:noProof/>
            <w:webHidden/>
          </w:rPr>
          <w:t>4</w:t>
        </w:r>
        <w:r w:rsidR="00B77DFC">
          <w:rPr>
            <w:noProof/>
            <w:webHidden/>
          </w:rPr>
          <w:fldChar w:fldCharType="end"/>
        </w:r>
      </w:hyperlink>
    </w:p>
    <w:p w14:paraId="7D262E8E" w14:textId="7A7D1A02" w:rsidR="00B77DFC" w:rsidRDefault="00546BC2">
      <w:pPr>
        <w:pStyle w:val="TOC2"/>
        <w:tabs>
          <w:tab w:val="left" w:pos="720"/>
          <w:tab w:val="right" w:leader="dot" w:pos="10790"/>
        </w:tabs>
        <w:rPr>
          <w:rFonts w:eastAsiaTheme="minorEastAsia" w:hAnsiTheme="minorHAnsi" w:cstheme="minorBidi"/>
          <w:smallCaps w:val="0"/>
          <w:noProof/>
          <w:kern w:val="0"/>
          <w:sz w:val="22"/>
          <w:szCs w:val="22"/>
          <w:lang w:eastAsia="zh-CN"/>
        </w:rPr>
      </w:pPr>
      <w:hyperlink w:anchor="_Toc12290835" w:history="1">
        <w:r w:rsidR="00B77DFC" w:rsidRPr="00EA3687">
          <w:rPr>
            <w:rStyle w:val="Hyperlink"/>
            <w:noProof/>
          </w:rPr>
          <w:t>2</w:t>
        </w:r>
        <w:r w:rsidR="00B77DFC">
          <w:rPr>
            <w:rFonts w:eastAsiaTheme="minorEastAsia" w:hAnsiTheme="minorHAnsi" w:cstheme="minorBidi"/>
            <w:smallCaps w:val="0"/>
            <w:noProof/>
            <w:kern w:val="0"/>
            <w:sz w:val="22"/>
            <w:szCs w:val="22"/>
            <w:lang w:eastAsia="zh-CN"/>
          </w:rPr>
          <w:tab/>
        </w:r>
        <w:r w:rsidR="00B77DFC" w:rsidRPr="00EA3687">
          <w:rPr>
            <w:rStyle w:val="Hyperlink"/>
            <w:rFonts w:hint="eastAsia"/>
            <w:noProof/>
            <w:lang w:eastAsia="zh-CN"/>
          </w:rPr>
          <w:t>体系结构</w:t>
        </w:r>
        <w:r w:rsidR="00B77DFC">
          <w:rPr>
            <w:noProof/>
            <w:webHidden/>
          </w:rPr>
          <w:tab/>
        </w:r>
        <w:r w:rsidR="00B77DFC">
          <w:rPr>
            <w:noProof/>
            <w:webHidden/>
          </w:rPr>
          <w:fldChar w:fldCharType="begin"/>
        </w:r>
        <w:r w:rsidR="00B77DFC">
          <w:rPr>
            <w:noProof/>
            <w:webHidden/>
          </w:rPr>
          <w:instrText xml:space="preserve"> PAGEREF _Toc12290835 \h </w:instrText>
        </w:r>
        <w:r w:rsidR="00B77DFC">
          <w:rPr>
            <w:noProof/>
            <w:webHidden/>
          </w:rPr>
        </w:r>
        <w:r w:rsidR="00B77DFC">
          <w:rPr>
            <w:noProof/>
            <w:webHidden/>
          </w:rPr>
          <w:fldChar w:fldCharType="separate"/>
        </w:r>
        <w:r w:rsidR="00B77DFC">
          <w:rPr>
            <w:noProof/>
            <w:webHidden/>
          </w:rPr>
          <w:t>5</w:t>
        </w:r>
        <w:r w:rsidR="00B77DFC">
          <w:rPr>
            <w:noProof/>
            <w:webHidden/>
          </w:rPr>
          <w:fldChar w:fldCharType="end"/>
        </w:r>
      </w:hyperlink>
    </w:p>
    <w:p w14:paraId="3CD4FE8A" w14:textId="3CAD4B9F"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6" w:history="1">
        <w:r w:rsidR="00B77DFC" w:rsidRPr="00EA3687">
          <w:rPr>
            <w:rStyle w:val="Hyperlink"/>
            <w:noProof/>
          </w:rPr>
          <w:t>2.1</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环境体系结构</w:t>
        </w:r>
        <w:r w:rsidR="00B77DFC">
          <w:rPr>
            <w:noProof/>
            <w:webHidden/>
          </w:rPr>
          <w:tab/>
        </w:r>
        <w:r w:rsidR="00B77DFC">
          <w:rPr>
            <w:noProof/>
            <w:webHidden/>
          </w:rPr>
          <w:fldChar w:fldCharType="begin"/>
        </w:r>
        <w:r w:rsidR="00B77DFC">
          <w:rPr>
            <w:noProof/>
            <w:webHidden/>
          </w:rPr>
          <w:instrText xml:space="preserve"> PAGEREF _Toc12290836 \h </w:instrText>
        </w:r>
        <w:r w:rsidR="00B77DFC">
          <w:rPr>
            <w:noProof/>
            <w:webHidden/>
          </w:rPr>
        </w:r>
        <w:r w:rsidR="00B77DFC">
          <w:rPr>
            <w:noProof/>
            <w:webHidden/>
          </w:rPr>
          <w:fldChar w:fldCharType="separate"/>
        </w:r>
        <w:r w:rsidR="00B77DFC">
          <w:rPr>
            <w:noProof/>
            <w:webHidden/>
          </w:rPr>
          <w:t>5</w:t>
        </w:r>
        <w:r w:rsidR="00B77DFC">
          <w:rPr>
            <w:noProof/>
            <w:webHidden/>
          </w:rPr>
          <w:fldChar w:fldCharType="end"/>
        </w:r>
      </w:hyperlink>
    </w:p>
    <w:p w14:paraId="5235BED6" w14:textId="0B56F84F"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7" w:history="1">
        <w:r w:rsidR="00B77DFC" w:rsidRPr="00EA3687">
          <w:rPr>
            <w:rStyle w:val="Hyperlink"/>
            <w:noProof/>
          </w:rPr>
          <w:t>2.2</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软件体系结构</w:t>
        </w:r>
        <w:r w:rsidR="00B77DFC">
          <w:rPr>
            <w:noProof/>
            <w:webHidden/>
          </w:rPr>
          <w:tab/>
        </w:r>
        <w:r w:rsidR="00B77DFC">
          <w:rPr>
            <w:noProof/>
            <w:webHidden/>
          </w:rPr>
          <w:fldChar w:fldCharType="begin"/>
        </w:r>
        <w:r w:rsidR="00B77DFC">
          <w:rPr>
            <w:noProof/>
            <w:webHidden/>
          </w:rPr>
          <w:instrText xml:space="preserve"> PAGEREF _Toc12290837 \h </w:instrText>
        </w:r>
        <w:r w:rsidR="00B77DFC">
          <w:rPr>
            <w:noProof/>
            <w:webHidden/>
          </w:rPr>
        </w:r>
        <w:r w:rsidR="00B77DFC">
          <w:rPr>
            <w:noProof/>
            <w:webHidden/>
          </w:rPr>
          <w:fldChar w:fldCharType="separate"/>
        </w:r>
        <w:r w:rsidR="00B77DFC">
          <w:rPr>
            <w:noProof/>
            <w:webHidden/>
          </w:rPr>
          <w:t>5</w:t>
        </w:r>
        <w:r w:rsidR="00B77DFC">
          <w:rPr>
            <w:noProof/>
            <w:webHidden/>
          </w:rPr>
          <w:fldChar w:fldCharType="end"/>
        </w:r>
      </w:hyperlink>
    </w:p>
    <w:p w14:paraId="72E6F540" w14:textId="0553DC29" w:rsidR="00B77DFC" w:rsidRDefault="00546BC2">
      <w:pPr>
        <w:pStyle w:val="TOC2"/>
        <w:tabs>
          <w:tab w:val="left" w:pos="720"/>
          <w:tab w:val="right" w:leader="dot" w:pos="10790"/>
        </w:tabs>
        <w:rPr>
          <w:rFonts w:eastAsiaTheme="minorEastAsia" w:hAnsiTheme="minorHAnsi" w:cstheme="minorBidi"/>
          <w:smallCaps w:val="0"/>
          <w:noProof/>
          <w:kern w:val="0"/>
          <w:sz w:val="22"/>
          <w:szCs w:val="22"/>
          <w:lang w:eastAsia="zh-CN"/>
        </w:rPr>
      </w:pPr>
      <w:hyperlink w:anchor="_Toc12290838" w:history="1">
        <w:r w:rsidR="00B77DFC" w:rsidRPr="00EA3687">
          <w:rPr>
            <w:rStyle w:val="Hyperlink"/>
            <w:noProof/>
            <w:lang w:eastAsia="zh-CN"/>
          </w:rPr>
          <w:t>3</w:t>
        </w:r>
        <w:r w:rsidR="00B77DFC">
          <w:rPr>
            <w:rFonts w:eastAsiaTheme="minorEastAsia" w:hAnsiTheme="minorHAnsi" w:cstheme="minorBidi"/>
            <w:smallCaps w:val="0"/>
            <w:noProof/>
            <w:kern w:val="0"/>
            <w:sz w:val="22"/>
            <w:szCs w:val="22"/>
            <w:lang w:eastAsia="zh-CN"/>
          </w:rPr>
          <w:tab/>
        </w:r>
        <w:r w:rsidR="00B77DFC" w:rsidRPr="00EA3687">
          <w:rPr>
            <w:rStyle w:val="Hyperlink"/>
            <w:rFonts w:hint="eastAsia"/>
            <w:noProof/>
            <w:lang w:eastAsia="zh-CN"/>
          </w:rPr>
          <w:t>系统用例</w:t>
        </w:r>
        <w:r w:rsidR="00B77DFC">
          <w:rPr>
            <w:noProof/>
            <w:webHidden/>
          </w:rPr>
          <w:tab/>
        </w:r>
        <w:r w:rsidR="00B77DFC">
          <w:rPr>
            <w:noProof/>
            <w:webHidden/>
          </w:rPr>
          <w:fldChar w:fldCharType="begin"/>
        </w:r>
        <w:r w:rsidR="00B77DFC">
          <w:rPr>
            <w:noProof/>
            <w:webHidden/>
          </w:rPr>
          <w:instrText xml:space="preserve"> PAGEREF _Toc12290838 \h </w:instrText>
        </w:r>
        <w:r w:rsidR="00B77DFC">
          <w:rPr>
            <w:noProof/>
            <w:webHidden/>
          </w:rPr>
        </w:r>
        <w:r w:rsidR="00B77DFC">
          <w:rPr>
            <w:noProof/>
            <w:webHidden/>
          </w:rPr>
          <w:fldChar w:fldCharType="separate"/>
        </w:r>
        <w:r w:rsidR="00B77DFC">
          <w:rPr>
            <w:noProof/>
            <w:webHidden/>
          </w:rPr>
          <w:t>5</w:t>
        </w:r>
        <w:r w:rsidR="00B77DFC">
          <w:rPr>
            <w:noProof/>
            <w:webHidden/>
          </w:rPr>
          <w:fldChar w:fldCharType="end"/>
        </w:r>
      </w:hyperlink>
    </w:p>
    <w:p w14:paraId="215B8C77" w14:textId="2528AD70"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39" w:history="1">
        <w:r w:rsidR="00B77DFC" w:rsidRPr="00EA3687">
          <w:rPr>
            <w:rStyle w:val="Hyperlink"/>
            <w:noProof/>
          </w:rPr>
          <w:t>3.1</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用例定义</w:t>
        </w:r>
        <w:r w:rsidR="00B77DFC">
          <w:rPr>
            <w:noProof/>
            <w:webHidden/>
          </w:rPr>
          <w:tab/>
        </w:r>
        <w:r w:rsidR="00B77DFC">
          <w:rPr>
            <w:noProof/>
            <w:webHidden/>
          </w:rPr>
          <w:fldChar w:fldCharType="begin"/>
        </w:r>
        <w:r w:rsidR="00B77DFC">
          <w:rPr>
            <w:noProof/>
            <w:webHidden/>
          </w:rPr>
          <w:instrText xml:space="preserve"> PAGEREF _Toc12290839 \h </w:instrText>
        </w:r>
        <w:r w:rsidR="00B77DFC">
          <w:rPr>
            <w:noProof/>
            <w:webHidden/>
          </w:rPr>
        </w:r>
        <w:r w:rsidR="00B77DFC">
          <w:rPr>
            <w:noProof/>
            <w:webHidden/>
          </w:rPr>
          <w:fldChar w:fldCharType="separate"/>
        </w:r>
        <w:r w:rsidR="00B77DFC">
          <w:rPr>
            <w:noProof/>
            <w:webHidden/>
          </w:rPr>
          <w:t>6</w:t>
        </w:r>
        <w:r w:rsidR="00B77DFC">
          <w:rPr>
            <w:noProof/>
            <w:webHidden/>
          </w:rPr>
          <w:fldChar w:fldCharType="end"/>
        </w:r>
      </w:hyperlink>
    </w:p>
    <w:p w14:paraId="50288094" w14:textId="5E3DD977" w:rsidR="00B77DFC" w:rsidRDefault="00546BC2">
      <w:pPr>
        <w:pStyle w:val="TOC4"/>
        <w:tabs>
          <w:tab w:val="left" w:pos="1440"/>
          <w:tab w:val="right" w:leader="dot" w:pos="10790"/>
        </w:tabs>
        <w:rPr>
          <w:rFonts w:eastAsiaTheme="minorEastAsia" w:hAnsiTheme="minorHAnsi" w:cstheme="minorBidi"/>
          <w:noProof/>
          <w:kern w:val="0"/>
          <w:sz w:val="22"/>
          <w:szCs w:val="22"/>
          <w:lang w:eastAsia="zh-CN"/>
        </w:rPr>
      </w:pPr>
      <w:hyperlink w:anchor="_Toc12290840" w:history="1">
        <w:r w:rsidR="00B77DFC" w:rsidRPr="00EA3687">
          <w:rPr>
            <w:rStyle w:val="Hyperlink"/>
            <w:noProof/>
          </w:rPr>
          <w:t>3.1.1</w:t>
        </w:r>
        <w:r w:rsidR="00B77DFC">
          <w:rPr>
            <w:rFonts w:eastAsiaTheme="minorEastAsia" w:hAnsiTheme="minorHAnsi" w:cstheme="minorBidi"/>
            <w:noProof/>
            <w:kern w:val="0"/>
            <w:sz w:val="22"/>
            <w:szCs w:val="22"/>
            <w:lang w:eastAsia="zh-CN"/>
          </w:rPr>
          <w:tab/>
        </w:r>
        <w:r w:rsidR="00B77DFC" w:rsidRPr="00EA3687">
          <w:rPr>
            <w:rStyle w:val="Hyperlink"/>
            <w:rFonts w:hint="eastAsia"/>
            <w:noProof/>
          </w:rPr>
          <w:t>运行</w:t>
        </w:r>
        <w:r w:rsidR="00B77DFC" w:rsidRPr="00EA3687">
          <w:rPr>
            <w:rStyle w:val="Hyperlink"/>
            <w:noProof/>
          </w:rPr>
          <w:t>AOI</w:t>
        </w:r>
        <w:r w:rsidR="00B77DFC" w:rsidRPr="00EA3687">
          <w:rPr>
            <w:rStyle w:val="Hyperlink"/>
            <w:rFonts w:hint="eastAsia"/>
            <w:noProof/>
          </w:rPr>
          <w:t>上传工具</w:t>
        </w:r>
        <w:r w:rsidR="00B77DFC">
          <w:rPr>
            <w:noProof/>
            <w:webHidden/>
          </w:rPr>
          <w:tab/>
        </w:r>
        <w:r w:rsidR="00B77DFC">
          <w:rPr>
            <w:noProof/>
            <w:webHidden/>
          </w:rPr>
          <w:fldChar w:fldCharType="begin"/>
        </w:r>
        <w:r w:rsidR="00B77DFC">
          <w:rPr>
            <w:noProof/>
            <w:webHidden/>
          </w:rPr>
          <w:instrText xml:space="preserve"> PAGEREF _Toc12290840 \h </w:instrText>
        </w:r>
        <w:r w:rsidR="00B77DFC">
          <w:rPr>
            <w:noProof/>
            <w:webHidden/>
          </w:rPr>
        </w:r>
        <w:r w:rsidR="00B77DFC">
          <w:rPr>
            <w:noProof/>
            <w:webHidden/>
          </w:rPr>
          <w:fldChar w:fldCharType="separate"/>
        </w:r>
        <w:r w:rsidR="00B77DFC">
          <w:rPr>
            <w:noProof/>
            <w:webHidden/>
          </w:rPr>
          <w:t>6</w:t>
        </w:r>
        <w:r w:rsidR="00B77DFC">
          <w:rPr>
            <w:noProof/>
            <w:webHidden/>
          </w:rPr>
          <w:fldChar w:fldCharType="end"/>
        </w:r>
      </w:hyperlink>
    </w:p>
    <w:p w14:paraId="3CD99551" w14:textId="6831CD90"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1" w:history="1">
        <w:r w:rsidR="00B77DFC" w:rsidRPr="00EA3687">
          <w:rPr>
            <w:rStyle w:val="Hyperlink"/>
            <w:noProof/>
            <w:lang w:eastAsia="zh-CN"/>
          </w:rPr>
          <w:t>3.1.1.1</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读取工具配置信息</w:t>
        </w:r>
        <w:r w:rsidR="00B77DFC">
          <w:rPr>
            <w:noProof/>
            <w:webHidden/>
          </w:rPr>
          <w:tab/>
        </w:r>
        <w:r w:rsidR="00B77DFC">
          <w:rPr>
            <w:noProof/>
            <w:webHidden/>
          </w:rPr>
          <w:fldChar w:fldCharType="begin"/>
        </w:r>
        <w:r w:rsidR="00B77DFC">
          <w:rPr>
            <w:noProof/>
            <w:webHidden/>
          </w:rPr>
          <w:instrText xml:space="preserve"> PAGEREF _Toc12290841 \h </w:instrText>
        </w:r>
        <w:r w:rsidR="00B77DFC">
          <w:rPr>
            <w:noProof/>
            <w:webHidden/>
          </w:rPr>
        </w:r>
        <w:r w:rsidR="00B77DFC">
          <w:rPr>
            <w:noProof/>
            <w:webHidden/>
          </w:rPr>
          <w:fldChar w:fldCharType="separate"/>
        </w:r>
        <w:r w:rsidR="00B77DFC">
          <w:rPr>
            <w:noProof/>
            <w:webHidden/>
          </w:rPr>
          <w:t>6</w:t>
        </w:r>
        <w:r w:rsidR="00B77DFC">
          <w:rPr>
            <w:noProof/>
            <w:webHidden/>
          </w:rPr>
          <w:fldChar w:fldCharType="end"/>
        </w:r>
      </w:hyperlink>
    </w:p>
    <w:p w14:paraId="02421F51" w14:textId="111FF517"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2" w:history="1">
        <w:r w:rsidR="00B77DFC" w:rsidRPr="00EA3687">
          <w:rPr>
            <w:rStyle w:val="Hyperlink"/>
            <w:noProof/>
            <w:lang w:eastAsia="zh-CN"/>
          </w:rPr>
          <w:t>3.1.1.2</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上传</w:t>
        </w:r>
        <w:r w:rsidR="00B77DFC" w:rsidRPr="00EA3687">
          <w:rPr>
            <w:rStyle w:val="Hyperlink"/>
            <w:noProof/>
            <w:lang w:eastAsia="zh-CN"/>
          </w:rPr>
          <w:t>AOI</w:t>
        </w:r>
        <w:r w:rsidR="00B77DFC" w:rsidRPr="00EA3687">
          <w:rPr>
            <w:rStyle w:val="Hyperlink"/>
            <w:rFonts w:hint="eastAsia"/>
            <w:noProof/>
            <w:lang w:eastAsia="zh-CN"/>
          </w:rPr>
          <w:t>资料</w:t>
        </w:r>
        <w:r w:rsidR="00B77DFC">
          <w:rPr>
            <w:noProof/>
            <w:webHidden/>
          </w:rPr>
          <w:tab/>
        </w:r>
        <w:r w:rsidR="00B77DFC">
          <w:rPr>
            <w:noProof/>
            <w:webHidden/>
          </w:rPr>
          <w:fldChar w:fldCharType="begin"/>
        </w:r>
        <w:r w:rsidR="00B77DFC">
          <w:rPr>
            <w:noProof/>
            <w:webHidden/>
          </w:rPr>
          <w:instrText xml:space="preserve"> PAGEREF _Toc12290842 \h </w:instrText>
        </w:r>
        <w:r w:rsidR="00B77DFC">
          <w:rPr>
            <w:noProof/>
            <w:webHidden/>
          </w:rPr>
        </w:r>
        <w:r w:rsidR="00B77DFC">
          <w:rPr>
            <w:noProof/>
            <w:webHidden/>
          </w:rPr>
          <w:fldChar w:fldCharType="separate"/>
        </w:r>
        <w:r w:rsidR="00B77DFC">
          <w:rPr>
            <w:noProof/>
            <w:webHidden/>
          </w:rPr>
          <w:t>6</w:t>
        </w:r>
        <w:r w:rsidR="00B77DFC">
          <w:rPr>
            <w:noProof/>
            <w:webHidden/>
          </w:rPr>
          <w:fldChar w:fldCharType="end"/>
        </w:r>
      </w:hyperlink>
    </w:p>
    <w:p w14:paraId="3DB82691" w14:textId="47943CC3"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3" w:history="1">
        <w:r w:rsidR="00B77DFC" w:rsidRPr="00EA3687">
          <w:rPr>
            <w:rStyle w:val="Hyperlink"/>
            <w:noProof/>
            <w:lang w:eastAsia="zh-CN"/>
          </w:rPr>
          <w:t>3.1.1.3</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添加</w:t>
        </w:r>
        <w:r w:rsidR="00B77DFC" w:rsidRPr="00EA3687">
          <w:rPr>
            <w:rStyle w:val="Hyperlink"/>
            <w:noProof/>
            <w:lang w:eastAsia="zh-CN"/>
          </w:rPr>
          <w:t>AOI</w:t>
        </w:r>
        <w:r w:rsidR="00B77DFC" w:rsidRPr="00EA3687">
          <w:rPr>
            <w:rStyle w:val="Hyperlink"/>
            <w:rFonts w:hint="eastAsia"/>
            <w:noProof/>
            <w:lang w:eastAsia="zh-CN"/>
          </w:rPr>
          <w:t>资料上传记录</w:t>
        </w:r>
        <w:r w:rsidR="00B77DFC">
          <w:rPr>
            <w:noProof/>
            <w:webHidden/>
          </w:rPr>
          <w:tab/>
        </w:r>
        <w:r w:rsidR="00B77DFC">
          <w:rPr>
            <w:noProof/>
            <w:webHidden/>
          </w:rPr>
          <w:fldChar w:fldCharType="begin"/>
        </w:r>
        <w:r w:rsidR="00B77DFC">
          <w:rPr>
            <w:noProof/>
            <w:webHidden/>
          </w:rPr>
          <w:instrText xml:space="preserve"> PAGEREF _Toc12290843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5CAC4EBC" w14:textId="3C5FB2D1"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4" w:history="1">
        <w:r w:rsidR="00B77DFC" w:rsidRPr="00EA3687">
          <w:rPr>
            <w:rStyle w:val="Hyperlink"/>
            <w:rFonts w:eastAsia="PMingLiU"/>
            <w:noProof/>
          </w:rPr>
          <w:t>3.1.1.4</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标记本地上传资料</w:t>
        </w:r>
        <w:r w:rsidR="00B77DFC">
          <w:rPr>
            <w:noProof/>
            <w:webHidden/>
          </w:rPr>
          <w:tab/>
        </w:r>
        <w:r w:rsidR="00B77DFC">
          <w:rPr>
            <w:noProof/>
            <w:webHidden/>
          </w:rPr>
          <w:fldChar w:fldCharType="begin"/>
        </w:r>
        <w:r w:rsidR="00B77DFC">
          <w:rPr>
            <w:noProof/>
            <w:webHidden/>
          </w:rPr>
          <w:instrText xml:space="preserve"> PAGEREF _Toc12290844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59556CC5" w14:textId="7F0FBFAB" w:rsidR="00B77DFC" w:rsidRDefault="00546BC2">
      <w:pPr>
        <w:pStyle w:val="TOC4"/>
        <w:tabs>
          <w:tab w:val="left" w:pos="1440"/>
          <w:tab w:val="right" w:leader="dot" w:pos="10790"/>
        </w:tabs>
        <w:rPr>
          <w:rFonts w:eastAsiaTheme="minorEastAsia" w:hAnsiTheme="minorHAnsi" w:cstheme="minorBidi"/>
          <w:noProof/>
          <w:kern w:val="0"/>
          <w:sz w:val="22"/>
          <w:szCs w:val="22"/>
          <w:lang w:eastAsia="zh-CN"/>
        </w:rPr>
      </w:pPr>
      <w:hyperlink w:anchor="_Toc12290845" w:history="1">
        <w:r w:rsidR="00B77DFC" w:rsidRPr="00EA3687">
          <w:rPr>
            <w:rStyle w:val="Hyperlink"/>
            <w:noProof/>
          </w:rPr>
          <w:t>3.1.2</w:t>
        </w:r>
        <w:r w:rsidR="00B77DFC">
          <w:rPr>
            <w:rFonts w:eastAsiaTheme="minorEastAsia" w:hAnsiTheme="minorHAnsi" w:cstheme="minorBidi"/>
            <w:noProof/>
            <w:kern w:val="0"/>
            <w:sz w:val="22"/>
            <w:szCs w:val="22"/>
            <w:lang w:eastAsia="zh-CN"/>
          </w:rPr>
          <w:tab/>
        </w:r>
        <w:r w:rsidR="00B77DFC" w:rsidRPr="00EA3687">
          <w:rPr>
            <w:rStyle w:val="Hyperlink"/>
            <w:rFonts w:hint="eastAsia"/>
            <w:noProof/>
          </w:rPr>
          <w:t>查询</w:t>
        </w:r>
        <w:r w:rsidR="00B77DFC" w:rsidRPr="00EA3687">
          <w:rPr>
            <w:rStyle w:val="Hyperlink"/>
            <w:noProof/>
          </w:rPr>
          <w:t>AOI</w:t>
        </w:r>
        <w:r w:rsidR="00B77DFC" w:rsidRPr="00EA3687">
          <w:rPr>
            <w:rStyle w:val="Hyperlink"/>
            <w:rFonts w:hint="eastAsia"/>
            <w:noProof/>
          </w:rPr>
          <w:t>存储记录</w:t>
        </w:r>
        <w:r w:rsidR="00B77DFC">
          <w:rPr>
            <w:noProof/>
            <w:webHidden/>
          </w:rPr>
          <w:tab/>
        </w:r>
        <w:r w:rsidR="00B77DFC">
          <w:rPr>
            <w:noProof/>
            <w:webHidden/>
          </w:rPr>
          <w:fldChar w:fldCharType="begin"/>
        </w:r>
        <w:r w:rsidR="00B77DFC">
          <w:rPr>
            <w:noProof/>
            <w:webHidden/>
          </w:rPr>
          <w:instrText xml:space="preserve"> PAGEREF _Toc12290845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3D3A9FAD" w14:textId="2FA601A8"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6" w:history="1">
        <w:r w:rsidR="00B77DFC" w:rsidRPr="00EA3687">
          <w:rPr>
            <w:rStyle w:val="Hyperlink"/>
            <w:noProof/>
            <w:lang w:eastAsia="zh-CN"/>
          </w:rPr>
          <w:t>3.1.2.1</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查询</w:t>
        </w:r>
        <w:r w:rsidR="00B77DFC" w:rsidRPr="00EA3687">
          <w:rPr>
            <w:rStyle w:val="Hyperlink"/>
            <w:noProof/>
            <w:lang w:eastAsia="zh-CN"/>
          </w:rPr>
          <w:t>AOI</w:t>
        </w:r>
        <w:r w:rsidR="00B77DFC" w:rsidRPr="00EA3687">
          <w:rPr>
            <w:rStyle w:val="Hyperlink"/>
            <w:rFonts w:hint="eastAsia"/>
            <w:noProof/>
            <w:lang w:eastAsia="zh-CN"/>
          </w:rPr>
          <w:t>存储记录</w:t>
        </w:r>
        <w:r w:rsidR="00B77DFC">
          <w:rPr>
            <w:noProof/>
            <w:webHidden/>
          </w:rPr>
          <w:tab/>
        </w:r>
        <w:r w:rsidR="00B77DFC">
          <w:rPr>
            <w:noProof/>
            <w:webHidden/>
          </w:rPr>
          <w:fldChar w:fldCharType="begin"/>
        </w:r>
        <w:r w:rsidR="00B77DFC">
          <w:rPr>
            <w:noProof/>
            <w:webHidden/>
          </w:rPr>
          <w:instrText xml:space="preserve"> PAGEREF _Toc12290846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0D0C8F16" w14:textId="57A4C81C"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7" w:history="1">
        <w:r w:rsidR="00B77DFC" w:rsidRPr="00EA3687">
          <w:rPr>
            <w:rStyle w:val="Hyperlink"/>
            <w:noProof/>
            <w:lang w:eastAsia="zh-CN"/>
          </w:rPr>
          <w:t>3.1.2.2</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下载存储文件</w:t>
        </w:r>
        <w:r w:rsidR="00B77DFC">
          <w:rPr>
            <w:noProof/>
            <w:webHidden/>
          </w:rPr>
          <w:tab/>
        </w:r>
        <w:r w:rsidR="00B77DFC">
          <w:rPr>
            <w:noProof/>
            <w:webHidden/>
          </w:rPr>
          <w:fldChar w:fldCharType="begin"/>
        </w:r>
        <w:r w:rsidR="00B77DFC">
          <w:rPr>
            <w:noProof/>
            <w:webHidden/>
          </w:rPr>
          <w:instrText xml:space="preserve"> PAGEREF _Toc12290847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35D9ED4C" w14:textId="71B23D91" w:rsidR="00B77DFC" w:rsidRDefault="00546BC2">
      <w:pPr>
        <w:pStyle w:val="TOC5"/>
        <w:tabs>
          <w:tab w:val="left" w:pos="1920"/>
          <w:tab w:val="right" w:leader="dot" w:pos="10790"/>
        </w:tabs>
        <w:rPr>
          <w:rFonts w:eastAsiaTheme="minorEastAsia" w:hAnsiTheme="minorHAnsi" w:cstheme="minorBidi"/>
          <w:noProof/>
          <w:kern w:val="0"/>
          <w:sz w:val="22"/>
          <w:szCs w:val="22"/>
          <w:lang w:eastAsia="zh-CN"/>
        </w:rPr>
      </w:pPr>
      <w:hyperlink w:anchor="_Toc12290848" w:history="1">
        <w:r w:rsidR="00B77DFC" w:rsidRPr="00EA3687">
          <w:rPr>
            <w:rStyle w:val="Hyperlink"/>
            <w:noProof/>
          </w:rPr>
          <w:t>3.1.2.3</w:t>
        </w:r>
        <w:r w:rsidR="00B77DFC">
          <w:rPr>
            <w:rFonts w:eastAsiaTheme="minorEastAsia" w:hAnsiTheme="minorHAnsi" w:cstheme="minorBidi"/>
            <w:noProof/>
            <w:kern w:val="0"/>
            <w:sz w:val="22"/>
            <w:szCs w:val="22"/>
            <w:lang w:eastAsia="zh-CN"/>
          </w:rPr>
          <w:tab/>
        </w:r>
        <w:r w:rsidR="00B77DFC" w:rsidRPr="00EA3687">
          <w:rPr>
            <w:rStyle w:val="Hyperlink"/>
            <w:rFonts w:hint="eastAsia"/>
            <w:noProof/>
            <w:lang w:eastAsia="zh-CN"/>
          </w:rPr>
          <w:t>浏览图片</w:t>
        </w:r>
        <w:r w:rsidR="00B77DFC">
          <w:rPr>
            <w:noProof/>
            <w:webHidden/>
          </w:rPr>
          <w:tab/>
        </w:r>
        <w:r w:rsidR="00B77DFC">
          <w:rPr>
            <w:noProof/>
            <w:webHidden/>
          </w:rPr>
          <w:fldChar w:fldCharType="begin"/>
        </w:r>
        <w:r w:rsidR="00B77DFC">
          <w:rPr>
            <w:noProof/>
            <w:webHidden/>
          </w:rPr>
          <w:instrText xml:space="preserve"> PAGEREF _Toc12290848 \h </w:instrText>
        </w:r>
        <w:r w:rsidR="00B77DFC">
          <w:rPr>
            <w:noProof/>
            <w:webHidden/>
          </w:rPr>
        </w:r>
        <w:r w:rsidR="00B77DFC">
          <w:rPr>
            <w:noProof/>
            <w:webHidden/>
          </w:rPr>
          <w:fldChar w:fldCharType="separate"/>
        </w:r>
        <w:r w:rsidR="00B77DFC">
          <w:rPr>
            <w:noProof/>
            <w:webHidden/>
          </w:rPr>
          <w:t>7</w:t>
        </w:r>
        <w:r w:rsidR="00B77DFC">
          <w:rPr>
            <w:noProof/>
            <w:webHidden/>
          </w:rPr>
          <w:fldChar w:fldCharType="end"/>
        </w:r>
      </w:hyperlink>
    </w:p>
    <w:p w14:paraId="04716031" w14:textId="4B6D0FED"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49" w:history="1">
        <w:r w:rsidR="00B77DFC" w:rsidRPr="00EA3687">
          <w:rPr>
            <w:rStyle w:val="Hyperlink"/>
            <w:noProof/>
          </w:rPr>
          <w:t>3.2</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用例图</w:t>
        </w:r>
        <w:r w:rsidR="00B77DFC">
          <w:rPr>
            <w:noProof/>
            <w:webHidden/>
          </w:rPr>
          <w:tab/>
        </w:r>
        <w:r w:rsidR="00B77DFC">
          <w:rPr>
            <w:noProof/>
            <w:webHidden/>
          </w:rPr>
          <w:fldChar w:fldCharType="begin"/>
        </w:r>
        <w:r w:rsidR="00B77DFC">
          <w:rPr>
            <w:noProof/>
            <w:webHidden/>
          </w:rPr>
          <w:instrText xml:space="preserve"> PAGEREF _Toc12290849 \h </w:instrText>
        </w:r>
        <w:r w:rsidR="00B77DFC">
          <w:rPr>
            <w:noProof/>
            <w:webHidden/>
          </w:rPr>
        </w:r>
        <w:r w:rsidR="00B77DFC">
          <w:rPr>
            <w:noProof/>
            <w:webHidden/>
          </w:rPr>
          <w:fldChar w:fldCharType="separate"/>
        </w:r>
        <w:r w:rsidR="00B77DFC">
          <w:rPr>
            <w:noProof/>
            <w:webHidden/>
          </w:rPr>
          <w:t>8</w:t>
        </w:r>
        <w:r w:rsidR="00B77DFC">
          <w:rPr>
            <w:noProof/>
            <w:webHidden/>
          </w:rPr>
          <w:fldChar w:fldCharType="end"/>
        </w:r>
      </w:hyperlink>
    </w:p>
    <w:p w14:paraId="0C83FAA4" w14:textId="7DD5A3FB" w:rsidR="00B77DFC" w:rsidRDefault="00546BC2">
      <w:pPr>
        <w:pStyle w:val="TOC2"/>
        <w:tabs>
          <w:tab w:val="left" w:pos="720"/>
          <w:tab w:val="right" w:leader="dot" w:pos="10790"/>
        </w:tabs>
        <w:rPr>
          <w:rFonts w:eastAsiaTheme="minorEastAsia" w:hAnsiTheme="minorHAnsi" w:cstheme="minorBidi"/>
          <w:smallCaps w:val="0"/>
          <w:noProof/>
          <w:kern w:val="0"/>
          <w:sz w:val="22"/>
          <w:szCs w:val="22"/>
          <w:lang w:eastAsia="zh-CN"/>
        </w:rPr>
      </w:pPr>
      <w:hyperlink w:anchor="_Toc12290850" w:history="1">
        <w:r w:rsidR="00B77DFC" w:rsidRPr="00EA3687">
          <w:rPr>
            <w:rStyle w:val="Hyperlink"/>
            <w:noProof/>
            <w:lang w:eastAsia="zh-CN"/>
          </w:rPr>
          <w:t>4</w:t>
        </w:r>
        <w:r w:rsidR="00B77DFC">
          <w:rPr>
            <w:rFonts w:eastAsiaTheme="minorEastAsia" w:hAnsiTheme="minorHAnsi" w:cstheme="minorBidi"/>
            <w:smallCaps w:val="0"/>
            <w:noProof/>
            <w:kern w:val="0"/>
            <w:sz w:val="22"/>
            <w:szCs w:val="22"/>
            <w:lang w:eastAsia="zh-CN"/>
          </w:rPr>
          <w:tab/>
        </w:r>
        <w:r w:rsidR="00B77DFC" w:rsidRPr="00EA3687">
          <w:rPr>
            <w:rStyle w:val="Hyperlink"/>
            <w:rFonts w:hint="eastAsia"/>
            <w:noProof/>
            <w:lang w:eastAsia="zh-CN"/>
          </w:rPr>
          <w:t>系统数据库</w:t>
        </w:r>
        <w:r w:rsidR="00B77DFC">
          <w:rPr>
            <w:noProof/>
            <w:webHidden/>
          </w:rPr>
          <w:tab/>
        </w:r>
        <w:r w:rsidR="00B77DFC">
          <w:rPr>
            <w:noProof/>
            <w:webHidden/>
          </w:rPr>
          <w:fldChar w:fldCharType="begin"/>
        </w:r>
        <w:r w:rsidR="00B77DFC">
          <w:rPr>
            <w:noProof/>
            <w:webHidden/>
          </w:rPr>
          <w:instrText xml:space="preserve"> PAGEREF _Toc12290850 \h </w:instrText>
        </w:r>
        <w:r w:rsidR="00B77DFC">
          <w:rPr>
            <w:noProof/>
            <w:webHidden/>
          </w:rPr>
        </w:r>
        <w:r w:rsidR="00B77DFC">
          <w:rPr>
            <w:noProof/>
            <w:webHidden/>
          </w:rPr>
          <w:fldChar w:fldCharType="separate"/>
        </w:r>
        <w:r w:rsidR="00B77DFC">
          <w:rPr>
            <w:noProof/>
            <w:webHidden/>
          </w:rPr>
          <w:t>9</w:t>
        </w:r>
        <w:r w:rsidR="00B77DFC">
          <w:rPr>
            <w:noProof/>
            <w:webHidden/>
          </w:rPr>
          <w:fldChar w:fldCharType="end"/>
        </w:r>
      </w:hyperlink>
    </w:p>
    <w:p w14:paraId="3E3319F4" w14:textId="7994A92C"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51" w:history="1">
        <w:r w:rsidR="00B77DFC" w:rsidRPr="00EA3687">
          <w:rPr>
            <w:rStyle w:val="Hyperlink"/>
            <w:noProof/>
          </w:rPr>
          <w:t>4.1</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数据库表属性</w:t>
        </w:r>
        <w:r w:rsidR="00B77DFC">
          <w:rPr>
            <w:noProof/>
            <w:webHidden/>
          </w:rPr>
          <w:tab/>
        </w:r>
        <w:r w:rsidR="00B77DFC">
          <w:rPr>
            <w:noProof/>
            <w:webHidden/>
          </w:rPr>
          <w:fldChar w:fldCharType="begin"/>
        </w:r>
        <w:r w:rsidR="00B77DFC">
          <w:rPr>
            <w:noProof/>
            <w:webHidden/>
          </w:rPr>
          <w:instrText xml:space="preserve"> PAGEREF _Toc12290851 \h </w:instrText>
        </w:r>
        <w:r w:rsidR="00B77DFC">
          <w:rPr>
            <w:noProof/>
            <w:webHidden/>
          </w:rPr>
        </w:r>
        <w:r w:rsidR="00B77DFC">
          <w:rPr>
            <w:noProof/>
            <w:webHidden/>
          </w:rPr>
          <w:fldChar w:fldCharType="separate"/>
        </w:r>
        <w:r w:rsidR="00B77DFC">
          <w:rPr>
            <w:noProof/>
            <w:webHidden/>
          </w:rPr>
          <w:t>9</w:t>
        </w:r>
        <w:r w:rsidR="00B77DFC">
          <w:rPr>
            <w:noProof/>
            <w:webHidden/>
          </w:rPr>
          <w:fldChar w:fldCharType="end"/>
        </w:r>
      </w:hyperlink>
    </w:p>
    <w:p w14:paraId="49777E35" w14:textId="3C32AECF" w:rsidR="00B77DFC" w:rsidRDefault="00546BC2">
      <w:pPr>
        <w:pStyle w:val="TOC4"/>
        <w:tabs>
          <w:tab w:val="left" w:pos="1440"/>
          <w:tab w:val="right" w:leader="dot" w:pos="10790"/>
        </w:tabs>
        <w:rPr>
          <w:rFonts w:eastAsiaTheme="minorEastAsia" w:hAnsiTheme="minorHAnsi" w:cstheme="minorBidi"/>
          <w:noProof/>
          <w:kern w:val="0"/>
          <w:sz w:val="22"/>
          <w:szCs w:val="22"/>
          <w:lang w:eastAsia="zh-CN"/>
        </w:rPr>
      </w:pPr>
      <w:hyperlink w:anchor="_Toc12290852" w:history="1">
        <w:r w:rsidR="00B77DFC" w:rsidRPr="00EA3687">
          <w:rPr>
            <w:rStyle w:val="Hyperlink"/>
            <w:noProof/>
          </w:rPr>
          <w:t>4.1.1</w:t>
        </w:r>
        <w:r w:rsidR="00B77DFC">
          <w:rPr>
            <w:rFonts w:eastAsiaTheme="minorEastAsia" w:hAnsiTheme="minorHAnsi" w:cstheme="minorBidi"/>
            <w:noProof/>
            <w:kern w:val="0"/>
            <w:sz w:val="22"/>
            <w:szCs w:val="22"/>
            <w:lang w:eastAsia="zh-CN"/>
          </w:rPr>
          <w:tab/>
        </w:r>
        <w:r w:rsidR="00B77DFC" w:rsidRPr="00EA3687">
          <w:rPr>
            <w:rStyle w:val="Hyperlink"/>
            <w:rFonts w:hint="eastAsia"/>
            <w:noProof/>
          </w:rPr>
          <w:t>表</w:t>
        </w:r>
        <w:r w:rsidR="00B77DFC" w:rsidRPr="00EA3687">
          <w:rPr>
            <w:rStyle w:val="Hyperlink"/>
            <w:noProof/>
          </w:rPr>
          <w:t>Stage</w:t>
        </w:r>
        <w:r w:rsidR="00B77DFC">
          <w:rPr>
            <w:noProof/>
            <w:webHidden/>
          </w:rPr>
          <w:tab/>
        </w:r>
        <w:r w:rsidR="00B77DFC">
          <w:rPr>
            <w:noProof/>
            <w:webHidden/>
          </w:rPr>
          <w:fldChar w:fldCharType="begin"/>
        </w:r>
        <w:r w:rsidR="00B77DFC">
          <w:rPr>
            <w:noProof/>
            <w:webHidden/>
          </w:rPr>
          <w:instrText xml:space="preserve"> PAGEREF _Toc12290852 \h </w:instrText>
        </w:r>
        <w:r w:rsidR="00B77DFC">
          <w:rPr>
            <w:noProof/>
            <w:webHidden/>
          </w:rPr>
        </w:r>
        <w:r w:rsidR="00B77DFC">
          <w:rPr>
            <w:noProof/>
            <w:webHidden/>
          </w:rPr>
          <w:fldChar w:fldCharType="separate"/>
        </w:r>
        <w:r w:rsidR="00B77DFC">
          <w:rPr>
            <w:noProof/>
            <w:webHidden/>
          </w:rPr>
          <w:t>9</w:t>
        </w:r>
        <w:r w:rsidR="00B77DFC">
          <w:rPr>
            <w:noProof/>
            <w:webHidden/>
          </w:rPr>
          <w:fldChar w:fldCharType="end"/>
        </w:r>
      </w:hyperlink>
    </w:p>
    <w:p w14:paraId="0831858F" w14:textId="5F653583" w:rsidR="00B77DFC" w:rsidRDefault="00546BC2">
      <w:pPr>
        <w:pStyle w:val="TOC4"/>
        <w:tabs>
          <w:tab w:val="left" w:pos="1440"/>
          <w:tab w:val="right" w:leader="dot" w:pos="10790"/>
        </w:tabs>
        <w:rPr>
          <w:rFonts w:eastAsiaTheme="minorEastAsia" w:hAnsiTheme="minorHAnsi" w:cstheme="minorBidi"/>
          <w:noProof/>
          <w:kern w:val="0"/>
          <w:sz w:val="22"/>
          <w:szCs w:val="22"/>
          <w:lang w:eastAsia="zh-CN"/>
        </w:rPr>
      </w:pPr>
      <w:hyperlink w:anchor="_Toc12290853" w:history="1">
        <w:r w:rsidR="00B77DFC" w:rsidRPr="00EA3687">
          <w:rPr>
            <w:rStyle w:val="Hyperlink"/>
            <w:noProof/>
          </w:rPr>
          <w:t>4.1.2</w:t>
        </w:r>
        <w:r w:rsidR="00B77DFC">
          <w:rPr>
            <w:rFonts w:eastAsiaTheme="minorEastAsia" w:hAnsiTheme="minorHAnsi" w:cstheme="minorBidi"/>
            <w:noProof/>
            <w:kern w:val="0"/>
            <w:sz w:val="22"/>
            <w:szCs w:val="22"/>
            <w:lang w:eastAsia="zh-CN"/>
          </w:rPr>
          <w:tab/>
        </w:r>
        <w:r w:rsidR="00B77DFC" w:rsidRPr="00EA3687">
          <w:rPr>
            <w:rStyle w:val="Hyperlink"/>
            <w:rFonts w:hint="eastAsia"/>
            <w:noProof/>
          </w:rPr>
          <w:t>表</w:t>
        </w:r>
        <w:r w:rsidR="00B77DFC" w:rsidRPr="00EA3687">
          <w:rPr>
            <w:rStyle w:val="Hyperlink"/>
            <w:noProof/>
          </w:rPr>
          <w:t>AOIStorageRecord</w:t>
        </w:r>
        <w:r w:rsidR="00B77DFC">
          <w:rPr>
            <w:noProof/>
            <w:webHidden/>
          </w:rPr>
          <w:tab/>
        </w:r>
        <w:r w:rsidR="00B77DFC">
          <w:rPr>
            <w:noProof/>
            <w:webHidden/>
          </w:rPr>
          <w:fldChar w:fldCharType="begin"/>
        </w:r>
        <w:r w:rsidR="00B77DFC">
          <w:rPr>
            <w:noProof/>
            <w:webHidden/>
          </w:rPr>
          <w:instrText xml:space="preserve"> PAGEREF _Toc12290853 \h </w:instrText>
        </w:r>
        <w:r w:rsidR="00B77DFC">
          <w:rPr>
            <w:noProof/>
            <w:webHidden/>
          </w:rPr>
        </w:r>
        <w:r w:rsidR="00B77DFC">
          <w:rPr>
            <w:noProof/>
            <w:webHidden/>
          </w:rPr>
          <w:fldChar w:fldCharType="separate"/>
        </w:r>
        <w:r w:rsidR="00B77DFC">
          <w:rPr>
            <w:noProof/>
            <w:webHidden/>
          </w:rPr>
          <w:t>9</w:t>
        </w:r>
        <w:r w:rsidR="00B77DFC">
          <w:rPr>
            <w:noProof/>
            <w:webHidden/>
          </w:rPr>
          <w:fldChar w:fldCharType="end"/>
        </w:r>
      </w:hyperlink>
    </w:p>
    <w:p w14:paraId="6EDD6B4E" w14:textId="43108481" w:rsidR="00B77DFC" w:rsidRDefault="00546BC2">
      <w:pPr>
        <w:pStyle w:val="TOC4"/>
        <w:tabs>
          <w:tab w:val="left" w:pos="1440"/>
          <w:tab w:val="right" w:leader="dot" w:pos="10790"/>
        </w:tabs>
        <w:rPr>
          <w:rFonts w:eastAsiaTheme="minorEastAsia" w:hAnsiTheme="minorHAnsi" w:cstheme="minorBidi"/>
          <w:noProof/>
          <w:kern w:val="0"/>
          <w:sz w:val="22"/>
          <w:szCs w:val="22"/>
          <w:lang w:eastAsia="zh-CN"/>
        </w:rPr>
      </w:pPr>
      <w:hyperlink w:anchor="_Toc12290854" w:history="1">
        <w:r w:rsidR="00B77DFC" w:rsidRPr="00EA3687">
          <w:rPr>
            <w:rStyle w:val="Hyperlink"/>
            <w:noProof/>
          </w:rPr>
          <w:t>4.1.3</w:t>
        </w:r>
        <w:r w:rsidR="00B77DFC">
          <w:rPr>
            <w:rFonts w:eastAsiaTheme="minorEastAsia" w:hAnsiTheme="minorHAnsi" w:cstheme="minorBidi"/>
            <w:noProof/>
            <w:kern w:val="0"/>
            <w:sz w:val="22"/>
            <w:szCs w:val="22"/>
            <w:lang w:eastAsia="zh-CN"/>
          </w:rPr>
          <w:tab/>
        </w:r>
        <w:r w:rsidR="00B77DFC" w:rsidRPr="00EA3687">
          <w:rPr>
            <w:rStyle w:val="Hyperlink"/>
            <w:rFonts w:hint="eastAsia"/>
            <w:noProof/>
          </w:rPr>
          <w:t>表</w:t>
        </w:r>
        <w:r w:rsidR="00B77DFC" w:rsidRPr="00EA3687">
          <w:rPr>
            <w:rStyle w:val="Hyperlink"/>
            <w:noProof/>
          </w:rPr>
          <w:t>Connect</w:t>
        </w:r>
        <w:r w:rsidR="00B77DFC">
          <w:rPr>
            <w:noProof/>
            <w:webHidden/>
          </w:rPr>
          <w:tab/>
        </w:r>
        <w:r w:rsidR="00B77DFC">
          <w:rPr>
            <w:noProof/>
            <w:webHidden/>
          </w:rPr>
          <w:fldChar w:fldCharType="begin"/>
        </w:r>
        <w:r w:rsidR="00B77DFC">
          <w:rPr>
            <w:noProof/>
            <w:webHidden/>
          </w:rPr>
          <w:instrText xml:space="preserve"> PAGEREF _Toc12290854 \h </w:instrText>
        </w:r>
        <w:r w:rsidR="00B77DFC">
          <w:rPr>
            <w:noProof/>
            <w:webHidden/>
          </w:rPr>
        </w:r>
        <w:r w:rsidR="00B77DFC">
          <w:rPr>
            <w:noProof/>
            <w:webHidden/>
          </w:rPr>
          <w:fldChar w:fldCharType="separate"/>
        </w:r>
        <w:r w:rsidR="00B77DFC">
          <w:rPr>
            <w:noProof/>
            <w:webHidden/>
          </w:rPr>
          <w:t>10</w:t>
        </w:r>
        <w:r w:rsidR="00B77DFC">
          <w:rPr>
            <w:noProof/>
            <w:webHidden/>
          </w:rPr>
          <w:fldChar w:fldCharType="end"/>
        </w:r>
      </w:hyperlink>
    </w:p>
    <w:p w14:paraId="3F6A7D8E" w14:textId="651792A9" w:rsidR="00B77DFC" w:rsidRDefault="00546BC2">
      <w:pPr>
        <w:pStyle w:val="TOC3"/>
        <w:tabs>
          <w:tab w:val="left" w:pos="1200"/>
          <w:tab w:val="right" w:leader="dot" w:pos="10790"/>
        </w:tabs>
        <w:rPr>
          <w:rFonts w:eastAsiaTheme="minorEastAsia" w:hAnsiTheme="minorHAnsi" w:cstheme="minorBidi"/>
          <w:i w:val="0"/>
          <w:iCs w:val="0"/>
          <w:noProof/>
          <w:kern w:val="0"/>
          <w:sz w:val="22"/>
          <w:szCs w:val="22"/>
          <w:lang w:eastAsia="zh-CN"/>
        </w:rPr>
      </w:pPr>
      <w:hyperlink w:anchor="_Toc12290855" w:history="1">
        <w:r w:rsidR="00B77DFC" w:rsidRPr="00EA3687">
          <w:rPr>
            <w:rStyle w:val="Hyperlink"/>
            <w:noProof/>
          </w:rPr>
          <w:t>4.2</w:t>
        </w:r>
        <w:r w:rsidR="00B77DFC">
          <w:rPr>
            <w:rFonts w:eastAsiaTheme="minorEastAsia" w:hAnsiTheme="minorHAnsi" w:cstheme="minorBidi"/>
            <w:i w:val="0"/>
            <w:iCs w:val="0"/>
            <w:noProof/>
            <w:kern w:val="0"/>
            <w:sz w:val="22"/>
            <w:szCs w:val="22"/>
            <w:lang w:eastAsia="zh-CN"/>
          </w:rPr>
          <w:tab/>
        </w:r>
        <w:r w:rsidR="00B77DFC" w:rsidRPr="00EA3687">
          <w:rPr>
            <w:rStyle w:val="Hyperlink"/>
            <w:rFonts w:hint="eastAsia"/>
            <w:noProof/>
          </w:rPr>
          <w:t>数据库实体关系图</w:t>
        </w:r>
        <w:r w:rsidR="00B77DFC">
          <w:rPr>
            <w:noProof/>
            <w:webHidden/>
          </w:rPr>
          <w:tab/>
        </w:r>
        <w:r w:rsidR="00B77DFC">
          <w:rPr>
            <w:noProof/>
            <w:webHidden/>
          </w:rPr>
          <w:fldChar w:fldCharType="begin"/>
        </w:r>
        <w:r w:rsidR="00B77DFC">
          <w:rPr>
            <w:noProof/>
            <w:webHidden/>
          </w:rPr>
          <w:instrText xml:space="preserve"> PAGEREF _Toc12290855 \h </w:instrText>
        </w:r>
        <w:r w:rsidR="00B77DFC">
          <w:rPr>
            <w:noProof/>
            <w:webHidden/>
          </w:rPr>
        </w:r>
        <w:r w:rsidR="00B77DFC">
          <w:rPr>
            <w:noProof/>
            <w:webHidden/>
          </w:rPr>
          <w:fldChar w:fldCharType="separate"/>
        </w:r>
        <w:r w:rsidR="00B77DFC">
          <w:rPr>
            <w:noProof/>
            <w:webHidden/>
          </w:rPr>
          <w:t>10</w:t>
        </w:r>
        <w:r w:rsidR="00B77DFC">
          <w:rPr>
            <w:noProof/>
            <w:webHidden/>
          </w:rPr>
          <w:fldChar w:fldCharType="end"/>
        </w:r>
      </w:hyperlink>
    </w:p>
    <w:p w14:paraId="735F91EA" w14:textId="3F0494A2" w:rsidR="00B77DFC" w:rsidRDefault="00546BC2">
      <w:pPr>
        <w:pStyle w:val="TOC2"/>
        <w:tabs>
          <w:tab w:val="left" w:pos="720"/>
          <w:tab w:val="right" w:leader="dot" w:pos="10790"/>
        </w:tabs>
        <w:rPr>
          <w:rFonts w:eastAsiaTheme="minorEastAsia" w:hAnsiTheme="minorHAnsi" w:cstheme="minorBidi"/>
          <w:smallCaps w:val="0"/>
          <w:noProof/>
          <w:kern w:val="0"/>
          <w:sz w:val="22"/>
          <w:szCs w:val="22"/>
          <w:lang w:eastAsia="zh-CN"/>
        </w:rPr>
      </w:pPr>
      <w:hyperlink w:anchor="_Toc12290856" w:history="1">
        <w:r w:rsidR="00B77DFC" w:rsidRPr="00EA3687">
          <w:rPr>
            <w:rStyle w:val="Hyperlink"/>
            <w:noProof/>
            <w:lang w:eastAsia="zh-CN"/>
          </w:rPr>
          <w:t>5</w:t>
        </w:r>
        <w:r w:rsidR="00B77DFC">
          <w:rPr>
            <w:rFonts w:eastAsiaTheme="minorEastAsia" w:hAnsiTheme="minorHAnsi" w:cstheme="minorBidi"/>
            <w:smallCaps w:val="0"/>
            <w:noProof/>
            <w:kern w:val="0"/>
            <w:sz w:val="22"/>
            <w:szCs w:val="22"/>
            <w:lang w:eastAsia="zh-CN"/>
          </w:rPr>
          <w:tab/>
        </w:r>
        <w:r w:rsidR="00B77DFC" w:rsidRPr="00EA3687">
          <w:rPr>
            <w:rStyle w:val="Hyperlink"/>
            <w:noProof/>
            <w:lang w:eastAsia="zh-CN"/>
          </w:rPr>
          <w:t>Web Service</w:t>
        </w:r>
        <w:r w:rsidR="00B77DFC" w:rsidRPr="00EA3687">
          <w:rPr>
            <w:rStyle w:val="Hyperlink"/>
            <w:rFonts w:hint="eastAsia"/>
            <w:noProof/>
            <w:lang w:eastAsia="zh-CN"/>
          </w:rPr>
          <w:t>接口</w:t>
        </w:r>
        <w:r w:rsidR="00B77DFC">
          <w:rPr>
            <w:noProof/>
            <w:webHidden/>
          </w:rPr>
          <w:tab/>
        </w:r>
        <w:r w:rsidR="00B77DFC">
          <w:rPr>
            <w:noProof/>
            <w:webHidden/>
          </w:rPr>
          <w:fldChar w:fldCharType="begin"/>
        </w:r>
        <w:r w:rsidR="00B77DFC">
          <w:rPr>
            <w:noProof/>
            <w:webHidden/>
          </w:rPr>
          <w:instrText xml:space="preserve"> PAGEREF _Toc12290856 \h </w:instrText>
        </w:r>
        <w:r w:rsidR="00B77DFC">
          <w:rPr>
            <w:noProof/>
            <w:webHidden/>
          </w:rPr>
        </w:r>
        <w:r w:rsidR="00B77DFC">
          <w:rPr>
            <w:noProof/>
            <w:webHidden/>
          </w:rPr>
          <w:fldChar w:fldCharType="separate"/>
        </w:r>
        <w:r w:rsidR="00B77DFC">
          <w:rPr>
            <w:noProof/>
            <w:webHidden/>
          </w:rPr>
          <w:t>11</w:t>
        </w:r>
        <w:r w:rsidR="00B77DFC">
          <w:rPr>
            <w:noProof/>
            <w:webHidden/>
          </w:rPr>
          <w:fldChar w:fldCharType="end"/>
        </w:r>
      </w:hyperlink>
    </w:p>
    <w:p w14:paraId="346DBC57" w14:textId="218D2297" w:rsidR="00B77DFC" w:rsidRDefault="00546BC2">
      <w:pPr>
        <w:pStyle w:val="TOC3"/>
        <w:tabs>
          <w:tab w:val="left" w:pos="960"/>
          <w:tab w:val="right" w:leader="dot" w:pos="10790"/>
        </w:tabs>
        <w:rPr>
          <w:rFonts w:eastAsiaTheme="minorEastAsia" w:hAnsiTheme="minorHAnsi" w:cstheme="minorBidi"/>
          <w:i w:val="0"/>
          <w:iCs w:val="0"/>
          <w:noProof/>
          <w:kern w:val="0"/>
          <w:sz w:val="22"/>
          <w:szCs w:val="22"/>
          <w:lang w:eastAsia="zh-CN"/>
        </w:rPr>
      </w:pPr>
      <w:hyperlink w:anchor="_Toc12290857" w:history="1">
        <w:r w:rsidR="00B77DFC" w:rsidRPr="00EA3687">
          <w:rPr>
            <w:rStyle w:val="Hyperlink"/>
            <w:noProof/>
          </w:rPr>
          <w:t>5.1</w:t>
        </w:r>
        <w:r w:rsidR="00B77DFC">
          <w:rPr>
            <w:rFonts w:eastAsiaTheme="minorEastAsia" w:hAnsiTheme="minorHAnsi" w:cstheme="minorBidi"/>
            <w:i w:val="0"/>
            <w:iCs w:val="0"/>
            <w:noProof/>
            <w:kern w:val="0"/>
            <w:sz w:val="22"/>
            <w:szCs w:val="22"/>
            <w:lang w:eastAsia="zh-CN"/>
          </w:rPr>
          <w:tab/>
        </w:r>
        <w:r w:rsidR="00B77DFC" w:rsidRPr="00EA3687">
          <w:rPr>
            <w:rStyle w:val="Hyperlink"/>
            <w:noProof/>
          </w:rPr>
          <w:t>IsAoiStorageStage</w:t>
        </w:r>
        <w:r w:rsidR="00B77DFC">
          <w:rPr>
            <w:noProof/>
            <w:webHidden/>
          </w:rPr>
          <w:tab/>
        </w:r>
        <w:r w:rsidR="00B77DFC">
          <w:rPr>
            <w:noProof/>
            <w:webHidden/>
          </w:rPr>
          <w:fldChar w:fldCharType="begin"/>
        </w:r>
        <w:r w:rsidR="00B77DFC">
          <w:rPr>
            <w:noProof/>
            <w:webHidden/>
          </w:rPr>
          <w:instrText xml:space="preserve"> PAGEREF _Toc12290857 \h </w:instrText>
        </w:r>
        <w:r w:rsidR="00B77DFC">
          <w:rPr>
            <w:noProof/>
            <w:webHidden/>
          </w:rPr>
        </w:r>
        <w:r w:rsidR="00B77DFC">
          <w:rPr>
            <w:noProof/>
            <w:webHidden/>
          </w:rPr>
          <w:fldChar w:fldCharType="separate"/>
        </w:r>
        <w:r w:rsidR="00B77DFC">
          <w:rPr>
            <w:noProof/>
            <w:webHidden/>
          </w:rPr>
          <w:t>11</w:t>
        </w:r>
        <w:r w:rsidR="00B77DFC">
          <w:rPr>
            <w:noProof/>
            <w:webHidden/>
          </w:rPr>
          <w:fldChar w:fldCharType="end"/>
        </w:r>
      </w:hyperlink>
    </w:p>
    <w:p w14:paraId="70DF12AB" w14:textId="74BEBA27" w:rsidR="00B77DFC" w:rsidRDefault="00546BC2">
      <w:pPr>
        <w:pStyle w:val="TOC3"/>
        <w:tabs>
          <w:tab w:val="left" w:pos="960"/>
          <w:tab w:val="right" w:leader="dot" w:pos="10790"/>
        </w:tabs>
        <w:rPr>
          <w:rFonts w:eastAsiaTheme="minorEastAsia" w:hAnsiTheme="minorHAnsi" w:cstheme="minorBidi"/>
          <w:i w:val="0"/>
          <w:iCs w:val="0"/>
          <w:noProof/>
          <w:kern w:val="0"/>
          <w:sz w:val="22"/>
          <w:szCs w:val="22"/>
          <w:lang w:eastAsia="zh-CN"/>
        </w:rPr>
      </w:pPr>
      <w:hyperlink w:anchor="_Toc12290858" w:history="1">
        <w:r w:rsidR="00B77DFC" w:rsidRPr="00EA3687">
          <w:rPr>
            <w:rStyle w:val="Hyperlink"/>
            <w:noProof/>
          </w:rPr>
          <w:t>5.2</w:t>
        </w:r>
        <w:r w:rsidR="00B77DFC">
          <w:rPr>
            <w:rFonts w:eastAsiaTheme="minorEastAsia" w:hAnsiTheme="minorHAnsi" w:cstheme="minorBidi"/>
            <w:i w:val="0"/>
            <w:iCs w:val="0"/>
            <w:noProof/>
            <w:kern w:val="0"/>
            <w:sz w:val="22"/>
            <w:szCs w:val="22"/>
            <w:lang w:eastAsia="zh-CN"/>
          </w:rPr>
          <w:tab/>
        </w:r>
        <w:r w:rsidR="00B77DFC" w:rsidRPr="00EA3687">
          <w:rPr>
            <w:rStyle w:val="Hyperlink"/>
            <w:noProof/>
          </w:rPr>
          <w:t>AddAOIStorageRecord</w:t>
        </w:r>
        <w:r w:rsidR="00B77DFC">
          <w:rPr>
            <w:noProof/>
            <w:webHidden/>
          </w:rPr>
          <w:tab/>
        </w:r>
        <w:r w:rsidR="00B77DFC">
          <w:rPr>
            <w:noProof/>
            <w:webHidden/>
          </w:rPr>
          <w:fldChar w:fldCharType="begin"/>
        </w:r>
        <w:r w:rsidR="00B77DFC">
          <w:rPr>
            <w:noProof/>
            <w:webHidden/>
          </w:rPr>
          <w:instrText xml:space="preserve"> PAGEREF _Toc12290858 \h </w:instrText>
        </w:r>
        <w:r w:rsidR="00B77DFC">
          <w:rPr>
            <w:noProof/>
            <w:webHidden/>
          </w:rPr>
        </w:r>
        <w:r w:rsidR="00B77DFC">
          <w:rPr>
            <w:noProof/>
            <w:webHidden/>
          </w:rPr>
          <w:fldChar w:fldCharType="separate"/>
        </w:r>
        <w:r w:rsidR="00B77DFC">
          <w:rPr>
            <w:noProof/>
            <w:webHidden/>
          </w:rPr>
          <w:t>11</w:t>
        </w:r>
        <w:r w:rsidR="00B77DFC">
          <w:rPr>
            <w:noProof/>
            <w:webHidden/>
          </w:rPr>
          <w:fldChar w:fldCharType="end"/>
        </w:r>
      </w:hyperlink>
    </w:p>
    <w:p w14:paraId="38DC2BBF" w14:textId="0FE17F29" w:rsidR="00B77DFC" w:rsidRDefault="00546BC2">
      <w:pPr>
        <w:pStyle w:val="TOC3"/>
        <w:tabs>
          <w:tab w:val="left" w:pos="960"/>
          <w:tab w:val="right" w:leader="dot" w:pos="10790"/>
        </w:tabs>
        <w:rPr>
          <w:rFonts w:eastAsiaTheme="minorEastAsia" w:hAnsiTheme="minorHAnsi" w:cstheme="minorBidi"/>
          <w:i w:val="0"/>
          <w:iCs w:val="0"/>
          <w:noProof/>
          <w:kern w:val="0"/>
          <w:sz w:val="22"/>
          <w:szCs w:val="22"/>
          <w:lang w:eastAsia="zh-CN"/>
        </w:rPr>
      </w:pPr>
      <w:hyperlink w:anchor="_Toc12290859" w:history="1">
        <w:r w:rsidR="00B77DFC" w:rsidRPr="00EA3687">
          <w:rPr>
            <w:rStyle w:val="Hyperlink"/>
            <w:noProof/>
          </w:rPr>
          <w:t>5.3</w:t>
        </w:r>
        <w:r w:rsidR="00B77DFC">
          <w:rPr>
            <w:rFonts w:eastAsiaTheme="minorEastAsia" w:hAnsiTheme="minorHAnsi" w:cstheme="minorBidi"/>
            <w:i w:val="0"/>
            <w:iCs w:val="0"/>
            <w:noProof/>
            <w:kern w:val="0"/>
            <w:sz w:val="22"/>
            <w:szCs w:val="22"/>
            <w:lang w:eastAsia="zh-CN"/>
          </w:rPr>
          <w:tab/>
        </w:r>
        <w:r w:rsidR="00B77DFC" w:rsidRPr="00EA3687">
          <w:rPr>
            <w:rStyle w:val="Hyperlink"/>
            <w:noProof/>
          </w:rPr>
          <w:t>GetConnectConfig</w:t>
        </w:r>
        <w:r w:rsidR="00B77DFC">
          <w:rPr>
            <w:noProof/>
            <w:webHidden/>
          </w:rPr>
          <w:tab/>
        </w:r>
        <w:r w:rsidR="00B77DFC">
          <w:rPr>
            <w:noProof/>
            <w:webHidden/>
          </w:rPr>
          <w:fldChar w:fldCharType="begin"/>
        </w:r>
        <w:r w:rsidR="00B77DFC">
          <w:rPr>
            <w:noProof/>
            <w:webHidden/>
          </w:rPr>
          <w:instrText xml:space="preserve"> PAGEREF _Toc12290859 \h </w:instrText>
        </w:r>
        <w:r w:rsidR="00B77DFC">
          <w:rPr>
            <w:noProof/>
            <w:webHidden/>
          </w:rPr>
        </w:r>
        <w:r w:rsidR="00B77DFC">
          <w:rPr>
            <w:noProof/>
            <w:webHidden/>
          </w:rPr>
          <w:fldChar w:fldCharType="separate"/>
        </w:r>
        <w:r w:rsidR="00B77DFC">
          <w:rPr>
            <w:noProof/>
            <w:webHidden/>
          </w:rPr>
          <w:t>12</w:t>
        </w:r>
        <w:r w:rsidR="00B77DFC">
          <w:rPr>
            <w:noProof/>
            <w:webHidden/>
          </w:rPr>
          <w:fldChar w:fldCharType="end"/>
        </w:r>
      </w:hyperlink>
    </w:p>
    <w:p w14:paraId="71872184" w14:textId="17303EE9" w:rsidR="00B77DFC" w:rsidRDefault="00546BC2">
      <w:pPr>
        <w:pStyle w:val="TOC2"/>
        <w:tabs>
          <w:tab w:val="left" w:pos="720"/>
          <w:tab w:val="right" w:leader="dot" w:pos="10790"/>
        </w:tabs>
        <w:rPr>
          <w:rFonts w:eastAsiaTheme="minorEastAsia" w:hAnsiTheme="minorHAnsi" w:cstheme="minorBidi"/>
          <w:smallCaps w:val="0"/>
          <w:noProof/>
          <w:kern w:val="0"/>
          <w:sz w:val="22"/>
          <w:szCs w:val="22"/>
          <w:lang w:eastAsia="zh-CN"/>
        </w:rPr>
      </w:pPr>
      <w:hyperlink w:anchor="_Toc12290860" w:history="1">
        <w:r w:rsidR="00B77DFC" w:rsidRPr="00EA3687">
          <w:rPr>
            <w:rStyle w:val="Hyperlink"/>
            <w:noProof/>
            <w:lang w:eastAsia="zh-CN"/>
          </w:rPr>
          <w:t>6</w:t>
        </w:r>
        <w:r w:rsidR="00B77DFC">
          <w:rPr>
            <w:rFonts w:eastAsiaTheme="minorEastAsia" w:hAnsiTheme="minorHAnsi" w:cstheme="minorBidi"/>
            <w:smallCaps w:val="0"/>
            <w:noProof/>
            <w:kern w:val="0"/>
            <w:sz w:val="22"/>
            <w:szCs w:val="22"/>
            <w:lang w:eastAsia="zh-CN"/>
          </w:rPr>
          <w:tab/>
        </w:r>
        <w:r w:rsidR="00B77DFC" w:rsidRPr="00EA3687">
          <w:rPr>
            <w:rStyle w:val="Hyperlink"/>
            <w:noProof/>
            <w:lang w:eastAsia="zh-CN"/>
          </w:rPr>
          <w:t>Error Handle</w:t>
        </w:r>
        <w:r w:rsidR="00B77DFC">
          <w:rPr>
            <w:noProof/>
            <w:webHidden/>
          </w:rPr>
          <w:tab/>
        </w:r>
        <w:r w:rsidR="00B77DFC">
          <w:rPr>
            <w:noProof/>
            <w:webHidden/>
          </w:rPr>
          <w:fldChar w:fldCharType="begin"/>
        </w:r>
        <w:r w:rsidR="00B77DFC">
          <w:rPr>
            <w:noProof/>
            <w:webHidden/>
          </w:rPr>
          <w:instrText xml:space="preserve"> PAGEREF _Toc12290860 \h </w:instrText>
        </w:r>
        <w:r w:rsidR="00B77DFC">
          <w:rPr>
            <w:noProof/>
            <w:webHidden/>
          </w:rPr>
        </w:r>
        <w:r w:rsidR="00B77DFC">
          <w:rPr>
            <w:noProof/>
            <w:webHidden/>
          </w:rPr>
          <w:fldChar w:fldCharType="separate"/>
        </w:r>
        <w:r w:rsidR="00B77DFC">
          <w:rPr>
            <w:noProof/>
            <w:webHidden/>
          </w:rPr>
          <w:t>13</w:t>
        </w:r>
        <w:r w:rsidR="00B77DFC">
          <w:rPr>
            <w:noProof/>
            <w:webHidden/>
          </w:rPr>
          <w:fldChar w:fldCharType="end"/>
        </w:r>
      </w:hyperlink>
    </w:p>
    <w:p w14:paraId="464FCBC1" w14:textId="16B589E1" w:rsidR="008F2CFB" w:rsidRDefault="00F848F1" w:rsidP="002F0243">
      <w:pPr>
        <w:rPr>
          <w:rFonts w:ascii="Arial" w:eastAsiaTheme="minorHAnsi" w:hAnsi="Arial" w:cs="Arial"/>
          <w:b/>
          <w:smallCaps/>
          <w:sz w:val="20"/>
          <w:szCs w:val="20"/>
        </w:rPr>
      </w:pPr>
      <w:r>
        <w:rPr>
          <w:rFonts w:ascii="Arial" w:eastAsiaTheme="minorHAnsi" w:hAnsi="Arial" w:cs="Arial"/>
          <w:b/>
          <w:smallCaps/>
          <w:sz w:val="20"/>
          <w:szCs w:val="20"/>
        </w:rPr>
        <w:fldChar w:fldCharType="end"/>
      </w:r>
    </w:p>
    <w:p w14:paraId="7E160AF0" w14:textId="39C2F65E" w:rsidR="00D0207C" w:rsidRDefault="00D0207C" w:rsidP="002F0243">
      <w:pPr>
        <w:rPr>
          <w:rFonts w:ascii="Arial" w:eastAsiaTheme="minorHAnsi" w:hAnsi="Arial" w:cs="Arial"/>
          <w:b/>
          <w:smallCaps/>
          <w:sz w:val="20"/>
          <w:szCs w:val="20"/>
        </w:rPr>
      </w:pPr>
    </w:p>
    <w:p w14:paraId="07723B1C" w14:textId="2DC017CE" w:rsidR="00D0207C" w:rsidRDefault="00D0207C" w:rsidP="002F0243">
      <w:pPr>
        <w:rPr>
          <w:rFonts w:ascii="Arial" w:eastAsiaTheme="minorHAnsi" w:hAnsi="Arial" w:cs="Arial"/>
          <w:b/>
          <w:smallCaps/>
          <w:sz w:val="20"/>
          <w:szCs w:val="20"/>
        </w:rPr>
      </w:pPr>
    </w:p>
    <w:p w14:paraId="3D5E0F08" w14:textId="0776BF20" w:rsidR="00D0207C" w:rsidRDefault="00D0207C" w:rsidP="002F0243">
      <w:pPr>
        <w:rPr>
          <w:rFonts w:ascii="Arial" w:eastAsiaTheme="minorHAnsi" w:hAnsi="Arial" w:cs="Arial"/>
          <w:b/>
          <w:smallCaps/>
          <w:sz w:val="20"/>
          <w:szCs w:val="20"/>
        </w:rPr>
      </w:pPr>
    </w:p>
    <w:p w14:paraId="718EE459" w14:textId="0A7DAE18" w:rsidR="00D0207C" w:rsidRDefault="00D0207C" w:rsidP="002F0243">
      <w:pPr>
        <w:rPr>
          <w:rFonts w:ascii="Arial" w:eastAsiaTheme="minorHAnsi" w:hAnsi="Arial" w:cs="Arial"/>
          <w:b/>
          <w:smallCaps/>
          <w:sz w:val="20"/>
          <w:szCs w:val="20"/>
        </w:rPr>
      </w:pPr>
    </w:p>
    <w:p w14:paraId="128C9109" w14:textId="59356545" w:rsidR="00D0207C" w:rsidRDefault="00D0207C" w:rsidP="002F0243">
      <w:pPr>
        <w:rPr>
          <w:rFonts w:ascii="Arial" w:eastAsiaTheme="minorHAnsi" w:hAnsi="Arial" w:cs="Arial"/>
          <w:b/>
          <w:smallCaps/>
          <w:sz w:val="20"/>
          <w:szCs w:val="20"/>
        </w:rPr>
      </w:pPr>
    </w:p>
    <w:p w14:paraId="707AE1E7" w14:textId="3753D8EF" w:rsidR="00D0207C" w:rsidRDefault="00D0207C" w:rsidP="002F0243">
      <w:pPr>
        <w:rPr>
          <w:rFonts w:ascii="Arial" w:eastAsiaTheme="minorHAnsi" w:hAnsi="Arial" w:cs="Arial"/>
          <w:b/>
          <w:smallCaps/>
          <w:sz w:val="20"/>
          <w:szCs w:val="20"/>
        </w:rPr>
      </w:pPr>
    </w:p>
    <w:p w14:paraId="26B61A6C" w14:textId="642C6632" w:rsidR="00D0207C" w:rsidRDefault="00D0207C" w:rsidP="002F0243">
      <w:pPr>
        <w:rPr>
          <w:rFonts w:ascii="Arial" w:eastAsiaTheme="minorHAnsi" w:hAnsi="Arial" w:cs="Arial"/>
          <w:b/>
          <w:smallCaps/>
          <w:sz w:val="20"/>
          <w:szCs w:val="20"/>
        </w:rPr>
      </w:pPr>
    </w:p>
    <w:p w14:paraId="16597EF5" w14:textId="7261C437" w:rsidR="00D0207C" w:rsidRDefault="00D0207C" w:rsidP="002F0243">
      <w:pPr>
        <w:rPr>
          <w:rFonts w:ascii="Arial" w:eastAsiaTheme="minorHAnsi" w:hAnsi="Arial" w:cs="Arial"/>
          <w:b/>
          <w:smallCaps/>
          <w:sz w:val="20"/>
          <w:szCs w:val="20"/>
        </w:rPr>
      </w:pPr>
    </w:p>
    <w:p w14:paraId="2BB1563C" w14:textId="534CDBE4" w:rsidR="00D0207C" w:rsidRDefault="00D0207C" w:rsidP="002F0243">
      <w:pPr>
        <w:rPr>
          <w:rFonts w:ascii="Arial" w:eastAsiaTheme="minorHAnsi" w:hAnsi="Arial" w:cs="Arial"/>
          <w:b/>
          <w:smallCaps/>
          <w:sz w:val="20"/>
          <w:szCs w:val="20"/>
        </w:rPr>
      </w:pPr>
    </w:p>
    <w:p w14:paraId="469CA6C6" w14:textId="566BE0AE" w:rsidR="00D0207C" w:rsidRDefault="00D0207C" w:rsidP="002F0243">
      <w:pPr>
        <w:rPr>
          <w:rFonts w:ascii="Arial" w:eastAsiaTheme="minorHAnsi" w:hAnsi="Arial" w:cs="Arial"/>
          <w:b/>
          <w:smallCaps/>
          <w:sz w:val="20"/>
          <w:szCs w:val="20"/>
        </w:rPr>
      </w:pPr>
    </w:p>
    <w:p w14:paraId="039744F6" w14:textId="4E9B1094" w:rsidR="00D0207C" w:rsidRDefault="00D0207C" w:rsidP="002F0243">
      <w:pPr>
        <w:rPr>
          <w:rFonts w:ascii="Arial" w:eastAsiaTheme="minorHAnsi" w:hAnsi="Arial" w:cs="Arial"/>
          <w:b/>
          <w:smallCaps/>
          <w:sz w:val="20"/>
          <w:szCs w:val="20"/>
        </w:rPr>
      </w:pPr>
    </w:p>
    <w:p w14:paraId="2DD7E64B" w14:textId="796CEF6C" w:rsidR="00D0207C" w:rsidRDefault="00D0207C" w:rsidP="002F0243">
      <w:pPr>
        <w:rPr>
          <w:rFonts w:ascii="Arial" w:eastAsiaTheme="minorHAnsi" w:hAnsi="Arial" w:cs="Arial"/>
          <w:b/>
          <w:smallCaps/>
          <w:sz w:val="20"/>
          <w:szCs w:val="20"/>
        </w:rPr>
      </w:pPr>
    </w:p>
    <w:p w14:paraId="6329FE04" w14:textId="69142716" w:rsidR="00D0207C" w:rsidRDefault="00D0207C" w:rsidP="002F0243">
      <w:pPr>
        <w:rPr>
          <w:rFonts w:ascii="Arial" w:eastAsiaTheme="minorHAnsi" w:hAnsi="Arial" w:cs="Arial"/>
          <w:b/>
          <w:smallCaps/>
          <w:sz w:val="20"/>
          <w:szCs w:val="20"/>
        </w:rPr>
      </w:pPr>
    </w:p>
    <w:p w14:paraId="452C7399" w14:textId="27FF323E" w:rsidR="00D0207C" w:rsidRDefault="00D0207C" w:rsidP="002F0243">
      <w:pPr>
        <w:rPr>
          <w:rFonts w:ascii="Arial" w:eastAsiaTheme="minorHAnsi" w:hAnsi="Arial" w:cs="Arial"/>
          <w:b/>
          <w:smallCaps/>
          <w:sz w:val="20"/>
          <w:szCs w:val="20"/>
        </w:rPr>
      </w:pPr>
    </w:p>
    <w:p w14:paraId="7BD90417" w14:textId="69552C86" w:rsidR="00D0207C" w:rsidRPr="0029329C" w:rsidRDefault="00D0207C" w:rsidP="002F0243">
      <w:pPr>
        <w:rPr>
          <w:rFonts w:ascii="Arial" w:hAnsi="Arial" w:cs="Arial"/>
          <w:b/>
        </w:rPr>
      </w:pPr>
    </w:p>
    <w:p w14:paraId="05210854" w14:textId="64A58B3C" w:rsidR="002F0243" w:rsidRDefault="00CF0115" w:rsidP="006C0BB1">
      <w:pPr>
        <w:pStyle w:val="Heading2"/>
        <w:rPr>
          <w:lang w:eastAsia="zh-CN"/>
        </w:rPr>
      </w:pPr>
      <w:bookmarkStart w:id="1" w:name="_Toc12290831"/>
      <w:r>
        <w:rPr>
          <w:rFonts w:hint="eastAsia"/>
          <w:lang w:eastAsia="zh-CN"/>
        </w:rPr>
        <w:lastRenderedPageBreak/>
        <w:t>基本信息</w:t>
      </w:r>
      <w:bookmarkEnd w:id="1"/>
    </w:p>
    <w:p w14:paraId="5C8C6B09" w14:textId="77777777" w:rsidR="00142A82" w:rsidRPr="00142A82" w:rsidRDefault="00142A82" w:rsidP="00142A82">
      <w:pPr>
        <w:pStyle w:val="NormalIndent"/>
        <w:rPr>
          <w:rFonts w:eastAsiaTheme="minorEastAsia"/>
          <w:lang w:eastAsia="zh-CN"/>
        </w:rPr>
      </w:pPr>
    </w:p>
    <w:p w14:paraId="2B7EFEB0" w14:textId="7EF99DF9" w:rsidR="00FF1574" w:rsidRDefault="00CF0115" w:rsidP="00FF1574">
      <w:pPr>
        <w:pStyle w:val="Heading3"/>
      </w:pPr>
      <w:bookmarkStart w:id="2" w:name="_Toc12290832"/>
      <w:r>
        <w:rPr>
          <w:rFonts w:hint="eastAsia"/>
        </w:rPr>
        <w:t>系统简介</w:t>
      </w:r>
      <w:bookmarkEnd w:id="2"/>
    </w:p>
    <w:p w14:paraId="3382A365" w14:textId="77777777" w:rsidR="005A752C" w:rsidRPr="005A752C" w:rsidRDefault="005A752C" w:rsidP="005A752C">
      <w:pPr>
        <w:pStyle w:val="NormalIndent"/>
        <w:rPr>
          <w:rFonts w:eastAsiaTheme="minorEastAsia"/>
          <w:lang w:eastAsia="zh-CN"/>
        </w:rPr>
      </w:pPr>
    </w:p>
    <w:p w14:paraId="07AAD6DB" w14:textId="442702A9" w:rsidR="00451F7A" w:rsidRPr="0027549E" w:rsidRDefault="00451F7A" w:rsidP="00A443BD">
      <w:pPr>
        <w:pStyle w:val="BodTxt2"/>
        <w:numPr>
          <w:ilvl w:val="0"/>
          <w:numId w:val="5"/>
        </w:numPr>
        <w:ind w:rightChars="180"/>
        <w:rPr>
          <w:rFonts w:ascii="Arial" w:eastAsiaTheme="minorEastAsia" w:hAnsi="Arial" w:cs="Arial"/>
          <w:sz w:val="24"/>
          <w:szCs w:val="24"/>
          <w:lang w:eastAsia="zh-CN"/>
        </w:rPr>
      </w:pPr>
      <w:bookmarkStart w:id="3" w:name="_Toc110066106"/>
      <w:r>
        <w:rPr>
          <w:rFonts w:asciiTheme="minorEastAsia" w:eastAsiaTheme="minorEastAsia" w:hAnsiTheme="minorEastAsia" w:cs="Arial" w:hint="eastAsia"/>
          <w:sz w:val="24"/>
          <w:szCs w:val="24"/>
          <w:lang w:eastAsia="zh-CN"/>
        </w:rPr>
        <w:t>此系统用于将光学检测设备</w:t>
      </w:r>
      <w:r w:rsidR="00125DBD">
        <w:rPr>
          <w:rFonts w:asciiTheme="minorEastAsia" w:eastAsiaTheme="minorEastAsia" w:hAnsiTheme="minorEastAsia" w:cs="Arial" w:hint="eastAsia"/>
          <w:sz w:val="24"/>
          <w:szCs w:val="24"/>
          <w:lang w:eastAsia="zh-CN"/>
        </w:rPr>
        <w:t>（</w:t>
      </w:r>
      <w:r w:rsidR="00125DBD">
        <w:rPr>
          <w:rFonts w:ascii="Arial" w:eastAsia="宋体" w:hAnsi="Arial" w:cs="Arial"/>
          <w:sz w:val="20"/>
          <w:lang w:eastAsia="zh-CN"/>
        </w:rPr>
        <w:t>Automated Optical Inspection</w:t>
      </w:r>
      <w:r w:rsidR="00125DBD">
        <w:rPr>
          <w:rFonts w:asciiTheme="minorEastAsia" w:eastAsiaTheme="minorEastAsia" w:hAnsiTheme="minorEastAsia" w:cs="Arial" w:hint="eastAsia"/>
          <w:sz w:val="24"/>
          <w:szCs w:val="24"/>
          <w:lang w:eastAsia="zh-CN"/>
        </w:rPr>
        <w:t>）</w:t>
      </w:r>
      <w:r>
        <w:rPr>
          <w:rFonts w:asciiTheme="minorEastAsia" w:eastAsiaTheme="minorEastAsia" w:hAnsiTheme="minorEastAsia" w:cs="Arial" w:hint="eastAsia"/>
          <w:sz w:val="24"/>
          <w:szCs w:val="24"/>
          <w:lang w:eastAsia="zh-CN"/>
        </w:rPr>
        <w:t>数据存储到服务器，可以查询、浏览和下载存储数据。</w:t>
      </w:r>
    </w:p>
    <w:p w14:paraId="2D552BE0" w14:textId="4B3B66E4" w:rsidR="007F6042" w:rsidRDefault="007F6042" w:rsidP="00451F7A">
      <w:pPr>
        <w:pStyle w:val="BodTxt2"/>
        <w:ind w:rightChars="180"/>
        <w:rPr>
          <w:rFonts w:ascii="Arial" w:eastAsiaTheme="minorEastAsia" w:hAnsi="Arial" w:cs="Arial"/>
          <w:sz w:val="24"/>
          <w:szCs w:val="24"/>
          <w:lang w:eastAsia="zh-CN"/>
        </w:rPr>
      </w:pPr>
    </w:p>
    <w:p w14:paraId="40E71058" w14:textId="77777777" w:rsidR="00451F7A" w:rsidRPr="00142A82" w:rsidRDefault="00451F7A" w:rsidP="00451F7A">
      <w:pPr>
        <w:pStyle w:val="BodTxt2"/>
        <w:ind w:rightChars="180"/>
        <w:rPr>
          <w:rFonts w:ascii="Arial" w:eastAsiaTheme="minorEastAsia" w:hAnsi="Arial" w:cs="Arial"/>
          <w:sz w:val="24"/>
          <w:szCs w:val="24"/>
          <w:lang w:eastAsia="zh-CN"/>
        </w:rPr>
      </w:pPr>
    </w:p>
    <w:p w14:paraId="05DACFC5" w14:textId="68243723" w:rsidR="002F0243" w:rsidRDefault="0053412B" w:rsidP="00A02233">
      <w:pPr>
        <w:pStyle w:val="Heading3"/>
      </w:pPr>
      <w:bookmarkStart w:id="4" w:name="_Toc12290833"/>
      <w:bookmarkEnd w:id="3"/>
      <w:r>
        <w:rPr>
          <w:rFonts w:hint="eastAsia"/>
        </w:rPr>
        <w:t>功能摘要</w:t>
      </w:r>
      <w:bookmarkEnd w:id="4"/>
    </w:p>
    <w:p w14:paraId="5C71F136" w14:textId="77777777" w:rsidR="002F0243" w:rsidRPr="001B46F0" w:rsidRDefault="002F0243" w:rsidP="002F0243">
      <w:pPr>
        <w:pStyle w:val="BodyTextIndent"/>
      </w:pPr>
    </w:p>
    <w:p w14:paraId="229B6FA8" w14:textId="34DB651C" w:rsidR="002C468E" w:rsidRPr="002C468E" w:rsidRDefault="00125DBD" w:rsidP="00A443BD">
      <w:pPr>
        <w:pStyle w:val="ListParagraph"/>
        <w:numPr>
          <w:ilvl w:val="0"/>
          <w:numId w:val="4"/>
        </w:numPr>
        <w:ind w:firstLineChars="0"/>
        <w:rPr>
          <w:rFonts w:ascii="Arial" w:hAnsi="Arial" w:cs="Arial"/>
          <w:color w:val="000000"/>
          <w:lang w:eastAsia="zh-CN"/>
        </w:rPr>
      </w:pPr>
      <w:r>
        <w:rPr>
          <w:rFonts w:asciiTheme="minorEastAsia" w:eastAsiaTheme="minorEastAsia" w:hAnsiTheme="minorEastAsia" w:cs="Arial" w:hint="eastAsia"/>
          <w:color w:val="000000"/>
          <w:lang w:eastAsia="zh-CN"/>
        </w:rPr>
        <w:t>将光学</w:t>
      </w:r>
      <w:r w:rsidR="002C468E">
        <w:rPr>
          <w:rFonts w:asciiTheme="minorEastAsia" w:eastAsiaTheme="minorEastAsia" w:hAnsiTheme="minorEastAsia" w:cs="Arial" w:hint="eastAsia"/>
          <w:color w:val="000000"/>
          <w:lang w:eastAsia="zh-CN"/>
        </w:rPr>
        <w:t>检测设备数据存储到服务器；</w:t>
      </w:r>
    </w:p>
    <w:p w14:paraId="5FC2AC4D" w14:textId="783872AC" w:rsidR="002C468E" w:rsidRPr="002C468E" w:rsidRDefault="002C468E" w:rsidP="00A443BD">
      <w:pPr>
        <w:pStyle w:val="ListParagraph"/>
        <w:numPr>
          <w:ilvl w:val="0"/>
          <w:numId w:val="4"/>
        </w:numPr>
        <w:ind w:firstLineChars="0"/>
        <w:rPr>
          <w:rFonts w:ascii="Arial" w:hAnsi="Arial" w:cs="Arial"/>
          <w:color w:val="000000"/>
          <w:lang w:eastAsia="zh-CN"/>
        </w:rPr>
      </w:pPr>
      <w:r>
        <w:rPr>
          <w:rFonts w:asciiTheme="minorEastAsia" w:eastAsiaTheme="minorEastAsia" w:hAnsiTheme="minorEastAsia" w:cs="Arial" w:hint="eastAsia"/>
          <w:color w:val="000000"/>
          <w:lang w:eastAsia="zh-CN"/>
        </w:rPr>
        <w:t>标记本地已经上传的数据；</w:t>
      </w:r>
    </w:p>
    <w:p w14:paraId="083E5546" w14:textId="42104991" w:rsidR="002C468E" w:rsidRPr="002C468E" w:rsidRDefault="002C468E" w:rsidP="00A443BD">
      <w:pPr>
        <w:pStyle w:val="ListParagraph"/>
        <w:numPr>
          <w:ilvl w:val="0"/>
          <w:numId w:val="4"/>
        </w:numPr>
        <w:ind w:firstLineChars="0"/>
        <w:rPr>
          <w:rFonts w:ascii="Arial" w:hAnsi="Arial" w:cs="Arial"/>
          <w:color w:val="000000"/>
          <w:lang w:eastAsia="zh-CN"/>
        </w:rPr>
      </w:pPr>
      <w:r>
        <w:rPr>
          <w:rFonts w:asciiTheme="minorEastAsia" w:eastAsiaTheme="minorEastAsia" w:hAnsiTheme="minorEastAsia" w:cs="Arial" w:hint="eastAsia"/>
          <w:color w:val="000000"/>
          <w:lang w:eastAsia="zh-CN"/>
        </w:rPr>
        <w:t>查询、浏览和下载存储数据。</w:t>
      </w:r>
    </w:p>
    <w:p w14:paraId="05E31BEB" w14:textId="77777777" w:rsidR="002C468E" w:rsidRPr="002C468E" w:rsidRDefault="002C468E" w:rsidP="002C468E">
      <w:pPr>
        <w:pStyle w:val="ListParagraph"/>
        <w:ind w:left="900" w:firstLineChars="0" w:firstLine="0"/>
        <w:rPr>
          <w:rFonts w:ascii="Arial" w:hAnsi="Arial" w:cs="Arial"/>
          <w:color w:val="000000"/>
          <w:lang w:eastAsia="zh-CN"/>
        </w:rPr>
      </w:pPr>
    </w:p>
    <w:p w14:paraId="62199465" w14:textId="77777777" w:rsidR="00C8105C" w:rsidRDefault="00C8105C" w:rsidP="00C8105C">
      <w:pPr>
        <w:ind w:left="420"/>
        <w:rPr>
          <w:rFonts w:ascii="Arial" w:eastAsiaTheme="minorEastAsia" w:hAnsi="Arial" w:cs="Arial"/>
          <w:color w:val="000000"/>
        </w:rPr>
      </w:pPr>
    </w:p>
    <w:p w14:paraId="0A62E4BB" w14:textId="705F818D" w:rsidR="00C8105C" w:rsidRDefault="001B0BCA" w:rsidP="00C8105C">
      <w:pPr>
        <w:pStyle w:val="Heading3"/>
      </w:pPr>
      <w:bookmarkStart w:id="5" w:name="_Toc12290834"/>
      <w:r>
        <w:rPr>
          <w:rFonts w:hint="eastAsia"/>
        </w:rPr>
        <w:t>硬件需求</w:t>
      </w:r>
      <w:bookmarkEnd w:id="5"/>
    </w:p>
    <w:p w14:paraId="6E3CEE74" w14:textId="66EEC5E5" w:rsidR="00C8105C" w:rsidRPr="005A752C" w:rsidRDefault="00AC6EA0" w:rsidP="00A443BD">
      <w:pPr>
        <w:pStyle w:val="NormalIndent"/>
        <w:numPr>
          <w:ilvl w:val="0"/>
          <w:numId w:val="7"/>
        </w:numPr>
        <w:rPr>
          <w:rFonts w:ascii="等线" w:eastAsiaTheme="minorEastAsia" w:hAnsi="等线"/>
          <w:sz w:val="24"/>
          <w:szCs w:val="24"/>
          <w:lang w:eastAsia="zh-CN"/>
        </w:rPr>
      </w:pPr>
      <w:r>
        <w:rPr>
          <w:rFonts w:ascii="等线" w:eastAsiaTheme="minorEastAsia" w:hAnsi="等线" w:hint="eastAsia"/>
          <w:sz w:val="24"/>
          <w:szCs w:val="24"/>
          <w:lang w:eastAsia="zh-CN"/>
        </w:rPr>
        <w:t>目前，有两台服务器，这两台</w:t>
      </w:r>
      <w:r w:rsidR="00DC37ED">
        <w:rPr>
          <w:rFonts w:ascii="等线" w:eastAsiaTheme="minorEastAsia" w:hAnsi="等线" w:hint="eastAsia"/>
          <w:sz w:val="24"/>
          <w:szCs w:val="24"/>
          <w:lang w:eastAsia="zh-CN"/>
        </w:rPr>
        <w:t>的</w:t>
      </w:r>
      <w:r>
        <w:rPr>
          <w:rFonts w:ascii="等线" w:eastAsiaTheme="minorEastAsia" w:hAnsi="等线" w:hint="eastAsia"/>
          <w:sz w:val="24"/>
          <w:szCs w:val="24"/>
          <w:lang w:eastAsia="zh-CN"/>
        </w:rPr>
        <w:t>服务器</w:t>
      </w:r>
      <w:r w:rsidR="00C8105C" w:rsidRPr="005A752C">
        <w:rPr>
          <w:rFonts w:ascii="等线" w:eastAsiaTheme="minorEastAsia" w:hAnsi="等线" w:hint="eastAsia"/>
          <w:sz w:val="24"/>
          <w:szCs w:val="24"/>
          <w:lang w:eastAsia="zh-CN"/>
        </w:rPr>
        <w:t>基本配置</w:t>
      </w:r>
      <w:r w:rsidR="00DC37ED">
        <w:rPr>
          <w:rFonts w:ascii="等线" w:eastAsiaTheme="minorEastAsia" w:hAnsi="等线" w:hint="eastAsia"/>
          <w:sz w:val="24"/>
          <w:szCs w:val="24"/>
          <w:lang w:eastAsia="zh-CN"/>
        </w:rPr>
        <w:t>都</w:t>
      </w:r>
      <w:r w:rsidR="00C8105C" w:rsidRPr="005A752C">
        <w:rPr>
          <w:rFonts w:ascii="等线" w:eastAsiaTheme="minorEastAsia" w:hAnsi="等线" w:hint="eastAsia"/>
          <w:sz w:val="24"/>
          <w:szCs w:val="24"/>
          <w:lang w:eastAsia="zh-CN"/>
        </w:rPr>
        <w:t>如下</w:t>
      </w:r>
      <w:r w:rsidR="00DC37ED">
        <w:rPr>
          <w:rFonts w:ascii="等线" w:eastAsiaTheme="minorEastAsia" w:hAnsi="等线" w:hint="eastAsia"/>
          <w:sz w:val="24"/>
          <w:szCs w:val="24"/>
          <w:lang w:eastAsia="zh-CN"/>
        </w:rPr>
        <w:t>：</w:t>
      </w:r>
    </w:p>
    <w:p w14:paraId="6A98B508" w14:textId="405C3977" w:rsidR="00C8105C" w:rsidRPr="005A752C" w:rsidRDefault="00546BC2" w:rsidP="00A443BD">
      <w:pPr>
        <w:pStyle w:val="NormalIndent"/>
        <w:numPr>
          <w:ilvl w:val="0"/>
          <w:numId w:val="6"/>
        </w:numPr>
        <w:rPr>
          <w:rFonts w:ascii="等线" w:eastAsiaTheme="minorEastAsia" w:hAnsi="等线"/>
          <w:sz w:val="24"/>
          <w:szCs w:val="24"/>
          <w:lang w:eastAsia="zh-CN"/>
        </w:rPr>
      </w:pPr>
      <w:ins w:id="6" w:author="Sam Kwok/WZS/Wistron" w:date="2019-12-06T16:12:00Z">
        <w:r>
          <w:rPr>
            <w:rFonts w:ascii="等线" w:eastAsiaTheme="minorEastAsia" w:hAnsi="等线"/>
            <w:sz w:val="24"/>
            <w:szCs w:val="24"/>
            <w:lang w:eastAsia="zh-CN"/>
          </w:rPr>
          <w:t>2</w:t>
        </w:r>
      </w:ins>
      <w:ins w:id="7" w:author="Sam Kwok/WZS/Wistron" w:date="2019-12-06T16:13:00Z">
        <w:r>
          <w:rPr>
            <w:rFonts w:ascii="等线" w:eastAsiaTheme="minorEastAsia" w:hAnsi="等线" w:hint="eastAsia"/>
            <w:sz w:val="24"/>
            <w:szCs w:val="24"/>
            <w:lang w:eastAsia="zh-CN"/>
          </w:rPr>
          <w:t>x</w:t>
        </w:r>
      </w:ins>
      <w:r w:rsidR="00C8105C">
        <w:rPr>
          <w:rFonts w:ascii="等线" w:eastAsiaTheme="minorEastAsia" w:hAnsi="等线" w:hint="eastAsia"/>
          <w:sz w:val="24"/>
          <w:szCs w:val="24"/>
          <w:lang w:eastAsia="zh-CN"/>
        </w:rPr>
        <w:t>1</w:t>
      </w:r>
      <w:ins w:id="8" w:author="Sam Kwok/WZS/Wistron" w:date="2019-12-06T16:12:00Z">
        <w:r w:rsidR="00EE62D6">
          <w:rPr>
            <w:rFonts w:ascii="等线" w:eastAsiaTheme="minorEastAsia" w:hAnsi="等线"/>
            <w:sz w:val="24"/>
            <w:szCs w:val="24"/>
            <w:lang w:eastAsia="zh-CN"/>
          </w:rPr>
          <w:t>4</w:t>
        </w:r>
      </w:ins>
      <w:del w:id="9" w:author="Sam Kwok/WZS/Wistron" w:date="2019-12-06T16:12:00Z">
        <w:r w:rsidR="00C8105C" w:rsidDel="00EE62D6">
          <w:rPr>
            <w:rFonts w:ascii="等线" w:eastAsiaTheme="minorEastAsia" w:hAnsi="等线" w:hint="eastAsia"/>
            <w:sz w:val="24"/>
            <w:szCs w:val="24"/>
            <w:lang w:eastAsia="zh-CN"/>
          </w:rPr>
          <w:delText>6</w:delText>
        </w:r>
      </w:del>
      <w:r w:rsidR="00C8105C">
        <w:rPr>
          <w:rFonts w:ascii="等线" w:eastAsiaTheme="minorEastAsia" w:hAnsi="等线" w:hint="eastAsia"/>
          <w:sz w:val="24"/>
          <w:szCs w:val="24"/>
          <w:lang w:eastAsia="zh-CN"/>
        </w:rPr>
        <w:t>核以上CPU</w:t>
      </w:r>
    </w:p>
    <w:p w14:paraId="325B6BF6" w14:textId="4EA13935" w:rsidR="00C8105C" w:rsidRDefault="00EE62D6" w:rsidP="00A443BD">
      <w:pPr>
        <w:pStyle w:val="NormalIndent"/>
        <w:numPr>
          <w:ilvl w:val="0"/>
          <w:numId w:val="6"/>
        </w:numPr>
        <w:rPr>
          <w:rFonts w:ascii="等线" w:eastAsiaTheme="minorEastAsia" w:hAnsi="等线"/>
          <w:sz w:val="24"/>
          <w:szCs w:val="24"/>
          <w:lang w:eastAsia="zh-CN"/>
        </w:rPr>
      </w:pPr>
      <w:ins w:id="10" w:author="Sam Kwok/WZS/Wistron" w:date="2019-12-06T16:10:00Z">
        <w:r>
          <w:rPr>
            <w:rFonts w:ascii="等线" w:eastAsiaTheme="minorEastAsia" w:hAnsi="等线"/>
            <w:sz w:val="24"/>
            <w:szCs w:val="24"/>
            <w:lang w:eastAsia="zh-CN"/>
          </w:rPr>
          <w:t>125</w:t>
        </w:r>
      </w:ins>
      <w:del w:id="11" w:author="Sam Kwok/WZS/Wistron" w:date="2019-12-06T16:10:00Z">
        <w:r w:rsidR="00AC6EA0" w:rsidDel="00EE62D6">
          <w:rPr>
            <w:rFonts w:ascii="等线" w:eastAsiaTheme="minorEastAsia" w:hAnsi="等线" w:hint="eastAsia"/>
            <w:sz w:val="24"/>
            <w:szCs w:val="24"/>
            <w:lang w:eastAsia="zh-CN"/>
          </w:rPr>
          <w:delText>64</w:delText>
        </w:r>
      </w:del>
      <w:r w:rsidR="00C8105C" w:rsidRPr="005A752C">
        <w:rPr>
          <w:rFonts w:ascii="等线" w:eastAsiaTheme="minorEastAsia" w:hAnsi="等线" w:hint="eastAsia"/>
          <w:sz w:val="24"/>
          <w:szCs w:val="24"/>
          <w:lang w:eastAsia="zh-CN"/>
        </w:rPr>
        <w:t>G以上内存</w:t>
      </w:r>
    </w:p>
    <w:p w14:paraId="715572E0" w14:textId="5EEF276F" w:rsidR="00C8105C" w:rsidRPr="005A752C" w:rsidRDefault="00EE62D6" w:rsidP="00A443BD">
      <w:pPr>
        <w:pStyle w:val="NormalIndent"/>
        <w:numPr>
          <w:ilvl w:val="0"/>
          <w:numId w:val="6"/>
        </w:numPr>
        <w:rPr>
          <w:rFonts w:ascii="等线" w:eastAsiaTheme="minorEastAsia" w:hAnsi="等线"/>
          <w:sz w:val="24"/>
          <w:szCs w:val="24"/>
          <w:lang w:eastAsia="zh-CN"/>
        </w:rPr>
      </w:pPr>
      <w:ins w:id="12" w:author="Sam Kwok/WZS/Wistron" w:date="2019-12-06T16:04:00Z">
        <w:r>
          <w:rPr>
            <w:rFonts w:ascii="等线" w:eastAsiaTheme="minorEastAsia" w:hAnsi="等线"/>
            <w:sz w:val="24"/>
            <w:szCs w:val="24"/>
            <w:lang w:eastAsia="zh-CN"/>
          </w:rPr>
          <w:t>544</w:t>
        </w:r>
      </w:ins>
      <w:del w:id="13" w:author="Sam Kwok/WZS/Wistron" w:date="2019-12-06T16:04:00Z">
        <w:r w:rsidR="005B46E2" w:rsidDel="00EE62D6">
          <w:rPr>
            <w:rFonts w:ascii="等线" w:eastAsiaTheme="minorEastAsia" w:hAnsi="等线" w:hint="eastAsia"/>
            <w:sz w:val="24"/>
            <w:szCs w:val="24"/>
            <w:lang w:eastAsia="zh-CN"/>
          </w:rPr>
          <w:delText>254</w:delText>
        </w:r>
      </w:del>
      <w:r w:rsidR="00AC6EA0">
        <w:rPr>
          <w:rFonts w:ascii="等线" w:eastAsiaTheme="minorEastAsia" w:hAnsi="等线"/>
          <w:sz w:val="24"/>
          <w:szCs w:val="24"/>
          <w:lang w:eastAsia="zh-CN"/>
        </w:rPr>
        <w:t xml:space="preserve"> </w:t>
      </w:r>
      <w:r w:rsidR="00C8105C" w:rsidRPr="005A752C">
        <w:rPr>
          <w:rFonts w:ascii="等线" w:eastAsiaTheme="minorEastAsia" w:hAnsi="等线"/>
          <w:sz w:val="24"/>
          <w:szCs w:val="24"/>
          <w:lang w:eastAsia="zh-CN"/>
        </w:rPr>
        <w:t>TB SATA</w:t>
      </w:r>
      <w:r w:rsidR="00C8105C">
        <w:rPr>
          <w:rFonts w:ascii="等线" w:eastAsiaTheme="minorEastAsia" w:hAnsi="等线"/>
          <w:sz w:val="24"/>
          <w:szCs w:val="24"/>
          <w:lang w:eastAsia="zh-CN"/>
        </w:rPr>
        <w:t>/SAS</w:t>
      </w:r>
      <w:r w:rsidR="00C8105C" w:rsidRPr="005A752C">
        <w:rPr>
          <w:rFonts w:ascii="等线" w:eastAsiaTheme="minorEastAsia" w:hAnsi="等线"/>
          <w:sz w:val="24"/>
          <w:szCs w:val="24"/>
          <w:lang w:eastAsia="zh-CN"/>
        </w:rPr>
        <w:t xml:space="preserve"> HDD</w:t>
      </w:r>
    </w:p>
    <w:p w14:paraId="2F79E9D1" w14:textId="77777777" w:rsidR="00C8105C" w:rsidRPr="005A752C" w:rsidRDefault="00C8105C" w:rsidP="00A443BD">
      <w:pPr>
        <w:pStyle w:val="NormalIndent"/>
        <w:numPr>
          <w:ilvl w:val="0"/>
          <w:numId w:val="6"/>
        </w:numPr>
        <w:rPr>
          <w:rFonts w:ascii="等线" w:eastAsiaTheme="minorEastAsia" w:hAnsi="等线"/>
          <w:sz w:val="24"/>
          <w:szCs w:val="24"/>
          <w:lang w:eastAsia="zh-CN"/>
        </w:rPr>
      </w:pPr>
      <w:r w:rsidRPr="005A752C">
        <w:rPr>
          <w:rFonts w:ascii="等线" w:eastAsiaTheme="minorEastAsia" w:hAnsi="等线"/>
          <w:sz w:val="24"/>
          <w:szCs w:val="24"/>
          <w:lang w:eastAsia="zh-CN"/>
        </w:rPr>
        <w:t>1</w:t>
      </w:r>
      <w:r w:rsidRPr="005A752C">
        <w:rPr>
          <w:rFonts w:ascii="等线" w:eastAsiaTheme="minorEastAsia" w:hAnsi="等线" w:hint="eastAsia"/>
          <w:sz w:val="24"/>
          <w:szCs w:val="24"/>
          <w:lang w:eastAsia="zh-CN"/>
        </w:rPr>
        <w:t>张</w:t>
      </w:r>
      <w:r w:rsidRPr="005A752C">
        <w:rPr>
          <w:rFonts w:ascii="等线" w:eastAsiaTheme="minorEastAsia" w:hAnsi="等线"/>
          <w:sz w:val="24"/>
          <w:szCs w:val="24"/>
          <w:lang w:eastAsia="zh-CN"/>
        </w:rPr>
        <w:t xml:space="preserve">PCIE </w:t>
      </w:r>
      <w:r w:rsidRPr="005A752C">
        <w:rPr>
          <w:rFonts w:ascii="等线" w:eastAsiaTheme="minorEastAsia" w:hAnsi="等线" w:hint="eastAsia"/>
          <w:sz w:val="24"/>
          <w:szCs w:val="24"/>
          <w:lang w:eastAsia="zh-CN"/>
        </w:rPr>
        <w:t>SATA</w:t>
      </w:r>
      <w:r>
        <w:rPr>
          <w:rFonts w:ascii="等线" w:eastAsiaTheme="minorEastAsia" w:hAnsi="等线" w:hint="eastAsia"/>
          <w:sz w:val="24"/>
          <w:szCs w:val="24"/>
          <w:lang w:eastAsia="zh-CN"/>
        </w:rPr>
        <w:t>/SAS</w:t>
      </w:r>
      <w:r w:rsidRPr="005A752C">
        <w:rPr>
          <w:rFonts w:ascii="等线" w:eastAsiaTheme="minorEastAsia" w:hAnsi="等线" w:hint="eastAsia"/>
          <w:sz w:val="24"/>
          <w:szCs w:val="24"/>
          <w:lang w:eastAsia="zh-CN"/>
        </w:rPr>
        <w:t xml:space="preserve"> </w:t>
      </w:r>
      <w:r w:rsidRPr="005A752C">
        <w:rPr>
          <w:rFonts w:ascii="等线" w:eastAsiaTheme="minorEastAsia" w:hAnsi="等线"/>
          <w:sz w:val="24"/>
          <w:szCs w:val="24"/>
          <w:lang w:eastAsia="zh-CN"/>
        </w:rPr>
        <w:t>controller</w:t>
      </w:r>
      <w:r w:rsidRPr="005A752C">
        <w:rPr>
          <w:rFonts w:ascii="等线" w:eastAsiaTheme="minorEastAsia" w:hAnsi="等线" w:hint="eastAsia"/>
          <w:sz w:val="24"/>
          <w:szCs w:val="24"/>
          <w:lang w:eastAsia="zh-CN"/>
        </w:rPr>
        <w:t>卡</w:t>
      </w:r>
    </w:p>
    <w:p w14:paraId="5D59F46E" w14:textId="77777777" w:rsidR="00C8105C" w:rsidRPr="00C8105C" w:rsidRDefault="00C8105C" w:rsidP="00A443BD">
      <w:pPr>
        <w:pStyle w:val="NormalIndent"/>
        <w:numPr>
          <w:ilvl w:val="0"/>
          <w:numId w:val="6"/>
        </w:numPr>
        <w:rPr>
          <w:rFonts w:ascii="等线" w:eastAsiaTheme="minorEastAsia" w:hAnsi="等线"/>
          <w:sz w:val="24"/>
          <w:szCs w:val="24"/>
          <w:lang w:eastAsia="zh-CN"/>
        </w:rPr>
      </w:pPr>
      <w:r w:rsidRPr="005A752C">
        <w:rPr>
          <w:rFonts w:ascii="等线" w:eastAsiaTheme="minorEastAsia" w:hAnsi="等线"/>
          <w:sz w:val="24"/>
          <w:szCs w:val="24"/>
          <w:lang w:eastAsia="zh-CN"/>
        </w:rPr>
        <w:t>1</w:t>
      </w:r>
      <w:r w:rsidRPr="005A752C">
        <w:rPr>
          <w:rFonts w:ascii="等线" w:eastAsiaTheme="minorEastAsia" w:hAnsi="等线" w:hint="eastAsia"/>
          <w:sz w:val="24"/>
          <w:szCs w:val="24"/>
          <w:lang w:eastAsia="zh-CN"/>
        </w:rPr>
        <w:t>张1</w:t>
      </w:r>
      <w:r w:rsidRPr="005A752C">
        <w:rPr>
          <w:rFonts w:ascii="等线" w:eastAsiaTheme="minorEastAsia" w:hAnsi="等线"/>
          <w:sz w:val="24"/>
          <w:szCs w:val="24"/>
          <w:lang w:eastAsia="zh-CN"/>
        </w:rPr>
        <w:t>G PCIE</w:t>
      </w:r>
      <w:r w:rsidRPr="005A752C">
        <w:rPr>
          <w:rFonts w:ascii="等线" w:eastAsiaTheme="minorEastAsia" w:hAnsi="等线" w:hint="eastAsia"/>
          <w:sz w:val="24"/>
          <w:szCs w:val="24"/>
          <w:lang w:eastAsia="zh-CN"/>
        </w:rPr>
        <w:t xml:space="preserve"> LA</w:t>
      </w:r>
      <w:r w:rsidRPr="005A752C">
        <w:rPr>
          <w:rFonts w:ascii="等线" w:eastAsiaTheme="minorEastAsia" w:hAnsi="等线"/>
          <w:sz w:val="24"/>
          <w:szCs w:val="24"/>
          <w:lang w:eastAsia="zh-CN"/>
        </w:rPr>
        <w:t>N</w:t>
      </w:r>
      <w:r w:rsidRPr="005A752C">
        <w:rPr>
          <w:rFonts w:ascii="等线" w:eastAsiaTheme="minorEastAsia" w:hAnsi="等线" w:hint="eastAsia"/>
          <w:sz w:val="24"/>
          <w:szCs w:val="24"/>
          <w:lang w:eastAsia="zh-CN"/>
        </w:rPr>
        <w:t>卡</w:t>
      </w:r>
      <w:r w:rsidRPr="005A752C">
        <w:rPr>
          <w:rFonts w:ascii="等线" w:eastAsiaTheme="minorEastAsia" w:hAnsi="等线"/>
          <w:sz w:val="24"/>
          <w:szCs w:val="24"/>
          <w:lang w:eastAsia="zh-CN"/>
        </w:rPr>
        <w:t xml:space="preserve"> </w:t>
      </w:r>
    </w:p>
    <w:p w14:paraId="437BFA42" w14:textId="72D2E233" w:rsidR="002F0243" w:rsidRDefault="002F0243" w:rsidP="002F0243">
      <w:pPr>
        <w:pStyle w:val="Heading2"/>
      </w:pPr>
      <w:r w:rsidRPr="00DF37E4">
        <w:rPr>
          <w:lang w:eastAsia="zh-CN"/>
        </w:rPr>
        <w:br w:type="page"/>
      </w:r>
      <w:bookmarkStart w:id="14" w:name="_Toc12290835"/>
      <w:r w:rsidR="006653B7">
        <w:rPr>
          <w:rFonts w:hint="eastAsia"/>
          <w:lang w:eastAsia="zh-CN"/>
        </w:rPr>
        <w:lastRenderedPageBreak/>
        <w:t>体系结构</w:t>
      </w:r>
      <w:bookmarkEnd w:id="14"/>
    </w:p>
    <w:p w14:paraId="0DA123B1" w14:textId="77777777" w:rsidR="00FF1574" w:rsidRPr="00FF1574" w:rsidRDefault="00FF1574" w:rsidP="00FF1574">
      <w:pPr>
        <w:pStyle w:val="NormalIndent"/>
      </w:pPr>
    </w:p>
    <w:p w14:paraId="222A1951" w14:textId="7FBEF719" w:rsidR="00F92BD4" w:rsidRPr="001C7D0F" w:rsidRDefault="005E44EF" w:rsidP="001C7D0F">
      <w:pPr>
        <w:pStyle w:val="Heading3"/>
      </w:pPr>
      <w:bookmarkStart w:id="15" w:name="_Toc12290836"/>
      <w:bookmarkStart w:id="16" w:name="_GoBack"/>
      <w:bookmarkEnd w:id="16"/>
      <w:r>
        <w:rPr>
          <w:rFonts w:hint="eastAsia"/>
        </w:rPr>
        <w:t>环境体系结构</w:t>
      </w:r>
      <w:bookmarkEnd w:id="15"/>
      <w:r w:rsidR="002F0243">
        <w:t xml:space="preserve"> </w:t>
      </w:r>
    </w:p>
    <w:p w14:paraId="4C4CEA3D" w14:textId="723B53AF" w:rsidR="00EF41CD" w:rsidRDefault="00EF41CD" w:rsidP="00B84198">
      <w:pPr>
        <w:pStyle w:val="NormalIndent"/>
        <w:ind w:leftChars="300" w:left="720"/>
        <w:rPr>
          <w:rFonts w:eastAsiaTheme="minorEastAsia"/>
          <w:lang w:eastAsia="zh-CN"/>
        </w:rPr>
      </w:pPr>
    </w:p>
    <w:p w14:paraId="658E6D57" w14:textId="121597F0" w:rsidR="007F500F" w:rsidRDefault="007F500F" w:rsidP="00B84198">
      <w:pPr>
        <w:pStyle w:val="NormalIndent"/>
        <w:ind w:leftChars="300" w:left="720"/>
        <w:rPr>
          <w:rFonts w:eastAsiaTheme="minorEastAsia"/>
          <w:lang w:eastAsia="zh-CN"/>
        </w:rPr>
      </w:pPr>
    </w:p>
    <w:p w14:paraId="2B21020C" w14:textId="679E38CB" w:rsidR="007F500F" w:rsidRDefault="007F500F" w:rsidP="00B84198">
      <w:pPr>
        <w:pStyle w:val="NormalIndent"/>
        <w:ind w:leftChars="300" w:left="720"/>
        <w:rPr>
          <w:rFonts w:eastAsiaTheme="minorEastAsia"/>
          <w:lang w:eastAsia="zh-CN"/>
        </w:rPr>
      </w:pPr>
      <w:r w:rsidRPr="007F500F">
        <w:rPr>
          <w:rFonts w:eastAsiaTheme="minorEastAsia"/>
          <w:noProof/>
          <w:lang w:eastAsia="zh-CN"/>
        </w:rPr>
        <w:drawing>
          <wp:inline distT="0" distB="0" distL="0" distR="0" wp14:anchorId="3BD967C1" wp14:editId="00B16BA7">
            <wp:extent cx="5042930" cy="28195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416" cy="2822620"/>
                    </a:xfrm>
                    <a:prstGeom prst="rect">
                      <a:avLst/>
                    </a:prstGeom>
                  </pic:spPr>
                </pic:pic>
              </a:graphicData>
            </a:graphic>
          </wp:inline>
        </w:drawing>
      </w:r>
    </w:p>
    <w:p w14:paraId="3BF5A29B" w14:textId="77777777" w:rsidR="007F500F" w:rsidRDefault="007F500F" w:rsidP="00B84198">
      <w:pPr>
        <w:pStyle w:val="NormalIndent"/>
        <w:ind w:leftChars="300" w:left="720"/>
        <w:rPr>
          <w:rFonts w:eastAsiaTheme="minorEastAsia"/>
          <w:lang w:eastAsia="zh-CN"/>
        </w:rPr>
      </w:pPr>
    </w:p>
    <w:p w14:paraId="48FB596F" w14:textId="04C09283" w:rsidR="00B30C97" w:rsidRDefault="005E44EF" w:rsidP="00A02233">
      <w:pPr>
        <w:pStyle w:val="Heading3"/>
      </w:pPr>
      <w:bookmarkStart w:id="17" w:name="_Toc12290837"/>
      <w:r>
        <w:rPr>
          <w:rFonts w:hint="eastAsia"/>
        </w:rPr>
        <w:t>软件体系结构</w:t>
      </w:r>
      <w:bookmarkEnd w:id="17"/>
    </w:p>
    <w:p w14:paraId="026C5EDF" w14:textId="77777777" w:rsidR="00616B9B" w:rsidRDefault="00616B9B" w:rsidP="00C8105C">
      <w:pPr>
        <w:pStyle w:val="NormalIndent"/>
        <w:ind w:leftChars="300" w:left="720"/>
        <w:rPr>
          <w:noProof/>
          <w:lang w:eastAsia="zh-CN"/>
        </w:rPr>
      </w:pPr>
    </w:p>
    <w:p w14:paraId="50895670" w14:textId="33BA5A70" w:rsidR="00792B9A" w:rsidRDefault="00863B1C" w:rsidP="00C8105C">
      <w:pPr>
        <w:pStyle w:val="NormalIndent"/>
        <w:ind w:leftChars="300" w:left="720"/>
        <w:rPr>
          <w:noProof/>
          <w:lang w:eastAsia="zh-CN"/>
        </w:rPr>
      </w:pPr>
      <w:r w:rsidRPr="00863B1C">
        <w:rPr>
          <w:noProof/>
          <w:lang w:eastAsia="zh-CN"/>
        </w:rPr>
        <w:drawing>
          <wp:inline distT="0" distB="0" distL="0" distR="0" wp14:anchorId="77E94B65" wp14:editId="4BFE566E">
            <wp:extent cx="60864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1847850"/>
                    </a:xfrm>
                    <a:prstGeom prst="rect">
                      <a:avLst/>
                    </a:prstGeom>
                  </pic:spPr>
                </pic:pic>
              </a:graphicData>
            </a:graphic>
          </wp:inline>
        </w:drawing>
      </w:r>
    </w:p>
    <w:p w14:paraId="0F2C3A15" w14:textId="77777777" w:rsidR="000A7DD4" w:rsidRDefault="000A7DD4" w:rsidP="00C8105C">
      <w:pPr>
        <w:pStyle w:val="NormalIndent"/>
        <w:ind w:leftChars="300" w:left="720"/>
        <w:rPr>
          <w:noProof/>
          <w:lang w:eastAsia="zh-CN"/>
        </w:rPr>
      </w:pPr>
    </w:p>
    <w:p w14:paraId="4AA69302" w14:textId="77777777" w:rsidR="00863B1C" w:rsidRDefault="00863B1C" w:rsidP="00C8105C">
      <w:pPr>
        <w:pStyle w:val="NormalIndent"/>
        <w:ind w:leftChars="300" w:left="720"/>
        <w:rPr>
          <w:rFonts w:eastAsiaTheme="minorEastAsia"/>
          <w:lang w:eastAsia="zh-CN"/>
        </w:rPr>
      </w:pPr>
    </w:p>
    <w:p w14:paraId="15956C9D" w14:textId="6F1FD457" w:rsidR="00BD4716" w:rsidRPr="00E40783" w:rsidRDefault="00B65458" w:rsidP="00E40783">
      <w:pPr>
        <w:pStyle w:val="Heading2"/>
        <w:rPr>
          <w:rFonts w:eastAsiaTheme="minorEastAsia"/>
          <w:lang w:eastAsia="zh-CN"/>
        </w:rPr>
      </w:pPr>
      <w:bookmarkStart w:id="18" w:name="_Toc12290838"/>
      <w:r>
        <w:rPr>
          <w:rFonts w:eastAsiaTheme="minorEastAsia" w:hint="eastAsia"/>
          <w:lang w:eastAsia="zh-CN"/>
        </w:rPr>
        <w:t>系统用例</w:t>
      </w:r>
      <w:bookmarkEnd w:id="18"/>
    </w:p>
    <w:p w14:paraId="38C1F859" w14:textId="77777777" w:rsidR="00D635C1" w:rsidRDefault="00D635C1" w:rsidP="000B589A">
      <w:pPr>
        <w:pStyle w:val="NormalIndent"/>
        <w:rPr>
          <w:rFonts w:eastAsiaTheme="minorEastAsia"/>
          <w:lang w:eastAsia="zh-CN"/>
        </w:rPr>
      </w:pPr>
    </w:p>
    <w:p w14:paraId="132EFDA1" w14:textId="337E578D" w:rsidR="00BD4716" w:rsidRDefault="009065E2" w:rsidP="00A02233">
      <w:pPr>
        <w:pStyle w:val="Heading3"/>
      </w:pPr>
      <w:bookmarkStart w:id="19" w:name="_Toc12290839"/>
      <w:r>
        <w:rPr>
          <w:rFonts w:hint="eastAsia"/>
        </w:rPr>
        <w:lastRenderedPageBreak/>
        <w:t>用例定义</w:t>
      </w:r>
      <w:bookmarkEnd w:id="19"/>
    </w:p>
    <w:p w14:paraId="37EC9764" w14:textId="77777777" w:rsidR="00F54E83" w:rsidRPr="00F54E83" w:rsidRDefault="00F54E83" w:rsidP="00F54E83">
      <w:pPr>
        <w:pStyle w:val="NormalIndent"/>
        <w:rPr>
          <w:lang w:eastAsia="zh-CN"/>
        </w:rPr>
      </w:pPr>
    </w:p>
    <w:p w14:paraId="005D2324" w14:textId="03DCB94D" w:rsidR="00FB08C9" w:rsidRDefault="00907C2C" w:rsidP="00FB08C9">
      <w:pPr>
        <w:pStyle w:val="Heading4"/>
      </w:pPr>
      <w:bookmarkStart w:id="20" w:name="_Toc12290840"/>
      <w:r>
        <w:rPr>
          <w:rFonts w:hint="eastAsia"/>
        </w:rPr>
        <w:t>运行AOI上传工具</w:t>
      </w:r>
      <w:bookmarkEnd w:id="20"/>
    </w:p>
    <w:p w14:paraId="29092756" w14:textId="6E476D2E" w:rsidR="00F54E83" w:rsidRDefault="00F54E83" w:rsidP="00F54E83"/>
    <w:p w14:paraId="720712FE" w14:textId="44F47716" w:rsidR="00AB399C" w:rsidRDefault="00AB399C" w:rsidP="00A443BD">
      <w:pPr>
        <w:pStyle w:val="ListParagraph"/>
        <w:numPr>
          <w:ilvl w:val="0"/>
          <w:numId w:val="9"/>
        </w:numPr>
        <w:ind w:firstLineChars="0"/>
        <w:rPr>
          <w:rFonts w:eastAsiaTheme="minorEastAsia"/>
          <w:lang w:eastAsia="zh-CN"/>
        </w:rPr>
      </w:pPr>
      <w:r>
        <w:rPr>
          <w:rFonts w:eastAsiaTheme="minorEastAsia" w:hint="eastAsia"/>
          <w:lang w:eastAsia="zh-CN"/>
        </w:rPr>
        <w:t>运行在</w:t>
      </w:r>
      <w:r>
        <w:rPr>
          <w:rFonts w:eastAsiaTheme="minorEastAsia" w:hint="eastAsia"/>
          <w:lang w:eastAsia="zh-CN"/>
        </w:rPr>
        <w:t>Windows</w:t>
      </w:r>
      <w:r>
        <w:rPr>
          <w:rFonts w:eastAsiaTheme="minorEastAsia" w:hint="eastAsia"/>
          <w:lang w:eastAsia="zh-CN"/>
        </w:rPr>
        <w:t>系统中，包括有</w:t>
      </w:r>
      <w:r>
        <w:rPr>
          <w:rFonts w:eastAsiaTheme="minorEastAsia" w:hint="eastAsia"/>
          <w:lang w:eastAsia="zh-CN"/>
        </w:rPr>
        <w:t>Windows</w:t>
      </w:r>
      <w:r>
        <w:rPr>
          <w:rFonts w:eastAsiaTheme="minorEastAsia"/>
          <w:lang w:eastAsia="zh-CN"/>
        </w:rPr>
        <w:t xml:space="preserve"> 7</w:t>
      </w:r>
      <w:r>
        <w:rPr>
          <w:rFonts w:eastAsiaTheme="minorEastAsia" w:hint="eastAsia"/>
          <w:lang w:eastAsia="zh-CN"/>
        </w:rPr>
        <w:t>，</w:t>
      </w:r>
      <w:r>
        <w:rPr>
          <w:rFonts w:eastAsiaTheme="minorEastAsia" w:hint="eastAsia"/>
          <w:lang w:eastAsia="zh-CN"/>
        </w:rPr>
        <w:t>Windows</w:t>
      </w:r>
      <w:r>
        <w:rPr>
          <w:rFonts w:eastAsiaTheme="minorEastAsia"/>
          <w:lang w:eastAsia="zh-CN"/>
        </w:rPr>
        <w:t xml:space="preserve"> </w:t>
      </w:r>
      <w:r>
        <w:rPr>
          <w:rFonts w:eastAsiaTheme="minorEastAsia" w:hint="eastAsia"/>
          <w:lang w:eastAsia="zh-CN"/>
        </w:rPr>
        <w:t>Server</w:t>
      </w:r>
      <w:r>
        <w:rPr>
          <w:rFonts w:eastAsiaTheme="minorEastAsia"/>
          <w:lang w:eastAsia="zh-CN"/>
        </w:rPr>
        <w:t xml:space="preserve"> 2000</w:t>
      </w:r>
      <w:r>
        <w:rPr>
          <w:rFonts w:eastAsiaTheme="minorEastAsia" w:hint="eastAsia"/>
          <w:lang w:eastAsia="zh-CN"/>
        </w:rPr>
        <w:t>/2003</w:t>
      </w:r>
      <w:r>
        <w:rPr>
          <w:rFonts w:eastAsiaTheme="minorEastAsia" w:hint="eastAsia"/>
          <w:lang w:eastAsia="zh-CN"/>
        </w:rPr>
        <w:t>。</w:t>
      </w:r>
    </w:p>
    <w:p w14:paraId="26A57742" w14:textId="509F8A23" w:rsidR="00AB399C" w:rsidRDefault="00AB399C">
      <w:pPr>
        <w:pStyle w:val="ListParagraph"/>
        <w:ind w:left="960" w:firstLineChars="0" w:firstLine="0"/>
        <w:rPr>
          <w:rFonts w:eastAsiaTheme="minorEastAsia"/>
          <w:lang w:eastAsia="zh-CN"/>
        </w:rPr>
        <w:pPrChange w:id="21" w:author="Guangnai Wang/WZS/Wistron" w:date="2019-09-17T12:50:00Z">
          <w:pPr>
            <w:pStyle w:val="ListParagraph"/>
            <w:numPr>
              <w:numId w:val="9"/>
            </w:numPr>
            <w:ind w:left="960" w:firstLineChars="0" w:hanging="480"/>
          </w:pPr>
        </w:pPrChange>
      </w:pPr>
      <w:del w:id="22" w:author="Guangnai Wang/WZS/Wistron" w:date="2019-09-17T12:50:00Z">
        <w:r w:rsidDel="002A4BBC">
          <w:rPr>
            <w:rFonts w:eastAsiaTheme="minorEastAsia" w:hint="eastAsia"/>
            <w:lang w:eastAsia="zh-CN"/>
          </w:rPr>
          <w:delText>工具支持开机启动。</w:delText>
        </w:r>
      </w:del>
    </w:p>
    <w:p w14:paraId="14B34324" w14:textId="05FB5104" w:rsidR="00A753BC" w:rsidRDefault="00A753BC" w:rsidP="00A443BD">
      <w:pPr>
        <w:pStyle w:val="ListParagraph"/>
        <w:numPr>
          <w:ilvl w:val="0"/>
          <w:numId w:val="9"/>
        </w:numPr>
        <w:ind w:firstLineChars="0"/>
        <w:rPr>
          <w:rFonts w:eastAsiaTheme="minorEastAsia"/>
          <w:lang w:eastAsia="zh-CN"/>
        </w:rPr>
      </w:pPr>
      <w:r>
        <w:rPr>
          <w:rFonts w:eastAsiaTheme="minorEastAsia" w:hint="eastAsia"/>
          <w:lang w:eastAsia="zh-CN"/>
        </w:rPr>
        <w:t>AOI</w:t>
      </w:r>
      <w:r>
        <w:rPr>
          <w:rFonts w:eastAsiaTheme="minorEastAsia" w:hint="eastAsia"/>
          <w:lang w:eastAsia="zh-CN"/>
        </w:rPr>
        <w:t>上传工具</w:t>
      </w:r>
      <w:ins w:id="23" w:author="Guangnai Wang/WZS/Wistron" w:date="2019-09-17T12:52:00Z">
        <w:r w:rsidR="002A4BBC">
          <w:rPr>
            <w:rFonts w:eastAsiaTheme="minorEastAsia" w:hint="eastAsia"/>
            <w:lang w:eastAsia="zh-CN"/>
          </w:rPr>
          <w:t>上传完成时</w:t>
        </w:r>
      </w:ins>
      <w:r>
        <w:rPr>
          <w:rFonts w:eastAsiaTheme="minorEastAsia" w:hint="eastAsia"/>
          <w:lang w:eastAsia="zh-CN"/>
        </w:rPr>
        <w:t>会</w:t>
      </w:r>
      <w:ins w:id="24" w:author="Guangnai Wang/WZS/Wistron" w:date="2019-09-17T12:52:00Z">
        <w:r w:rsidR="002A4BBC">
          <w:rPr>
            <w:rFonts w:eastAsiaTheme="minorEastAsia" w:hint="eastAsia"/>
            <w:lang w:eastAsia="zh-CN"/>
          </w:rPr>
          <w:t>生成上传</w:t>
        </w:r>
      </w:ins>
      <w:del w:id="25" w:author="Guangnai Wang/WZS/Wistron" w:date="2019-09-17T12:52:00Z">
        <w:r w:rsidDel="002A4BBC">
          <w:rPr>
            <w:rFonts w:eastAsiaTheme="minorEastAsia" w:hint="eastAsia"/>
            <w:lang w:eastAsia="zh-CN"/>
          </w:rPr>
          <w:delText>有</w:delText>
        </w:r>
      </w:del>
      <w:del w:id="26" w:author="Guangnai Wang/WZS/Wistron" w:date="2019-09-17T12:51:00Z">
        <w:r w:rsidDel="002A4BBC">
          <w:rPr>
            <w:rFonts w:eastAsiaTheme="minorEastAsia" w:hint="eastAsia"/>
            <w:lang w:eastAsia="zh-CN"/>
          </w:rPr>
          <w:delText>详细</w:delText>
        </w:r>
      </w:del>
      <w:r>
        <w:rPr>
          <w:rFonts w:eastAsiaTheme="minorEastAsia" w:hint="eastAsia"/>
          <w:lang w:eastAsia="zh-CN"/>
        </w:rPr>
        <w:t>日志。</w:t>
      </w:r>
    </w:p>
    <w:p w14:paraId="47AC99AE" w14:textId="501750AC" w:rsidR="002A4BBC" w:rsidRPr="002A4BBC" w:rsidRDefault="00A753BC" w:rsidP="002A4BBC">
      <w:pPr>
        <w:pStyle w:val="ListParagraph"/>
        <w:ind w:left="960" w:firstLineChars="0" w:firstLine="0"/>
        <w:rPr>
          <w:rFonts w:eastAsiaTheme="minorEastAsia"/>
          <w:lang w:eastAsia="zh-CN"/>
          <w:rPrChange w:id="27" w:author="Guangnai Wang/WZS/Wistron" w:date="2019-09-17T12:56:00Z">
            <w:rPr>
              <w:lang w:eastAsia="zh-CN"/>
            </w:rPr>
          </w:rPrChange>
        </w:rPr>
      </w:pPr>
      <w:r>
        <w:rPr>
          <w:rFonts w:eastAsiaTheme="minorEastAsia" w:hint="eastAsia"/>
          <w:lang w:eastAsia="zh-CN"/>
        </w:rPr>
        <w:t>在</w:t>
      </w:r>
      <w:proofErr w:type="spellStart"/>
      <w:ins w:id="28" w:author="Guangnai Wang/WZS/Wistron" w:date="2019-09-17T12:57:00Z">
        <w:r w:rsidR="002A4BBC">
          <w:rPr>
            <w:rFonts w:eastAsiaTheme="minorEastAsia"/>
            <w:lang w:eastAsia="zh-CN"/>
          </w:rPr>
          <w:t>uploadL</w:t>
        </w:r>
      </w:ins>
      <w:del w:id="29" w:author="Guangnai Wang/WZS/Wistron" w:date="2019-09-17T12:57:00Z">
        <w:r w:rsidDel="002A4BBC">
          <w:rPr>
            <w:rFonts w:eastAsiaTheme="minorEastAsia" w:hint="eastAsia"/>
            <w:lang w:eastAsia="zh-CN"/>
          </w:rPr>
          <w:delText>l</w:delText>
        </w:r>
      </w:del>
      <w:r>
        <w:rPr>
          <w:rFonts w:eastAsiaTheme="minorEastAsia" w:hint="eastAsia"/>
          <w:lang w:eastAsia="zh-CN"/>
        </w:rPr>
        <w:t>og</w:t>
      </w:r>
      <w:proofErr w:type="spellEnd"/>
      <w:r>
        <w:rPr>
          <w:rFonts w:eastAsiaTheme="minorEastAsia" w:hint="eastAsia"/>
          <w:lang w:eastAsia="zh-CN"/>
        </w:rPr>
        <w:t>目录下每一天产生一个</w:t>
      </w:r>
      <w:ins w:id="30" w:author="Guangnai Wang/WZS/Wistron" w:date="2019-09-17T12:58:00Z">
        <w:r w:rsidR="002A4BBC">
          <w:rPr>
            <w:rFonts w:eastAsiaTheme="minorEastAsia" w:hint="eastAsia"/>
            <w:lang w:eastAsia="zh-CN"/>
          </w:rPr>
          <w:t>上传</w:t>
        </w:r>
      </w:ins>
      <w:r>
        <w:rPr>
          <w:rFonts w:eastAsiaTheme="minorEastAsia" w:hint="eastAsia"/>
          <w:lang w:eastAsia="zh-CN"/>
        </w:rPr>
        <w:t>日志文档</w:t>
      </w:r>
      <w:del w:id="31" w:author="Guangnai Wang/WZS/Wistron" w:date="2019-09-17T12:55:00Z">
        <w:r w:rsidDel="002A4BBC">
          <w:rPr>
            <w:rFonts w:eastAsiaTheme="minorEastAsia" w:hint="eastAsia"/>
            <w:lang w:eastAsia="zh-CN"/>
          </w:rPr>
          <w:delText>yyyymmdd</w:delText>
        </w:r>
      </w:del>
      <w:ins w:id="32" w:author="Guangnai Wang/WZS/Wistron" w:date="2019-09-17T12:55:00Z">
        <w:r w:rsidR="002A4BBC">
          <w:rPr>
            <w:rFonts w:eastAsiaTheme="minorEastAsia" w:hint="eastAsia"/>
            <w:lang w:eastAsia="zh-CN"/>
          </w:rPr>
          <w:t>线别</w:t>
        </w:r>
        <w:r w:rsidR="002A4BBC">
          <w:rPr>
            <w:rFonts w:eastAsiaTheme="minorEastAsia" w:hint="eastAsia"/>
            <w:lang w:eastAsia="zh-CN"/>
          </w:rPr>
          <w:t xml:space="preserve"> </w:t>
        </w:r>
        <w:r w:rsidR="002A4BBC">
          <w:rPr>
            <w:rFonts w:eastAsiaTheme="minorEastAsia" w:hint="eastAsia"/>
            <w:lang w:eastAsia="zh-CN"/>
          </w:rPr>
          <w:t>站别</w:t>
        </w:r>
        <w:r w:rsidR="002A4BBC">
          <w:rPr>
            <w:rFonts w:eastAsiaTheme="minorEastAsia" w:hint="eastAsia"/>
            <w:lang w:eastAsia="zh-CN"/>
          </w:rPr>
          <w:t xml:space="preserve"> yy</w:t>
        </w:r>
        <w:r w:rsidR="002A4BBC">
          <w:rPr>
            <w:rFonts w:eastAsiaTheme="minorEastAsia"/>
            <w:lang w:eastAsia="zh-CN"/>
          </w:rPr>
          <w:t>yy-mm-dd</w:t>
        </w:r>
      </w:ins>
      <w:r>
        <w:rPr>
          <w:rFonts w:eastAsiaTheme="minorEastAsia"/>
          <w:lang w:eastAsia="zh-CN"/>
        </w:rPr>
        <w:t>.txt</w:t>
      </w:r>
      <w:r>
        <w:rPr>
          <w:rFonts w:eastAsiaTheme="minorEastAsia" w:hint="eastAsia"/>
          <w:lang w:eastAsia="zh-CN"/>
        </w:rPr>
        <w:t>。</w:t>
      </w:r>
    </w:p>
    <w:p w14:paraId="30BCB54C" w14:textId="50DBC0F3" w:rsidR="002A4BBC" w:rsidRDefault="002A4BBC" w:rsidP="002A4BBC">
      <w:pPr>
        <w:pStyle w:val="ListParagraph"/>
        <w:numPr>
          <w:ilvl w:val="0"/>
          <w:numId w:val="9"/>
        </w:numPr>
        <w:ind w:firstLineChars="0"/>
        <w:rPr>
          <w:ins w:id="33" w:author="Guangnai Wang/WZS/Wistron" w:date="2019-09-17T12:52:00Z"/>
          <w:rFonts w:eastAsiaTheme="minorEastAsia"/>
          <w:lang w:eastAsia="zh-CN"/>
        </w:rPr>
      </w:pPr>
      <w:ins w:id="34" w:author="Guangnai Wang/WZS/Wistron" w:date="2019-09-17T12:52:00Z">
        <w:r>
          <w:rPr>
            <w:rFonts w:eastAsiaTheme="minorEastAsia" w:hint="eastAsia"/>
            <w:lang w:eastAsia="zh-CN"/>
          </w:rPr>
          <w:t>AOI</w:t>
        </w:r>
        <w:r>
          <w:rPr>
            <w:rFonts w:eastAsiaTheme="minorEastAsia" w:hint="eastAsia"/>
            <w:lang w:eastAsia="zh-CN"/>
          </w:rPr>
          <w:t>上传工具产生错误时会生成错误</w:t>
        </w:r>
      </w:ins>
      <w:ins w:id="35" w:author="Guangnai Wang/WZS/Wistron" w:date="2019-09-17T12:53:00Z">
        <w:r>
          <w:rPr>
            <w:rFonts w:eastAsiaTheme="minorEastAsia" w:hint="eastAsia"/>
            <w:lang w:eastAsia="zh-CN"/>
          </w:rPr>
          <w:t>日志。</w:t>
        </w:r>
      </w:ins>
    </w:p>
    <w:p w14:paraId="5E5B6CDA" w14:textId="0322F6E3" w:rsidR="00AB399C" w:rsidRPr="00872A81" w:rsidRDefault="002A4BBC" w:rsidP="002A4BBC">
      <w:pPr>
        <w:pStyle w:val="ListParagraph"/>
        <w:ind w:left="960" w:firstLineChars="0" w:firstLine="0"/>
        <w:rPr>
          <w:rFonts w:eastAsiaTheme="minorEastAsia"/>
          <w:lang w:eastAsia="zh-CN"/>
        </w:rPr>
      </w:pPr>
      <w:ins w:id="36" w:author="Guangnai Wang/WZS/Wistron" w:date="2019-09-17T12:52:00Z">
        <w:r>
          <w:rPr>
            <w:rFonts w:eastAsiaTheme="minorEastAsia" w:hint="eastAsia"/>
            <w:lang w:eastAsia="zh-CN"/>
          </w:rPr>
          <w:t>在</w:t>
        </w:r>
      </w:ins>
      <w:proofErr w:type="spellStart"/>
      <w:ins w:id="37" w:author="Guangnai Wang/WZS/Wistron" w:date="2019-09-17T12:57:00Z">
        <w:r>
          <w:rPr>
            <w:rFonts w:eastAsiaTheme="minorEastAsia" w:hint="eastAsia"/>
            <w:lang w:eastAsia="zh-CN"/>
          </w:rPr>
          <w:t>error</w:t>
        </w:r>
      </w:ins>
      <w:ins w:id="38" w:author="Guangnai Wang/WZS/Wistron" w:date="2019-09-17T12:52:00Z">
        <w:r>
          <w:rPr>
            <w:rFonts w:eastAsiaTheme="minorEastAsia" w:hint="eastAsia"/>
            <w:lang w:eastAsia="zh-CN"/>
          </w:rPr>
          <w:t>Log</w:t>
        </w:r>
      </w:ins>
      <w:proofErr w:type="spellEnd"/>
      <w:ins w:id="39" w:author="Guangnai Wang/WZS/Wistron" w:date="2019-09-17T12:57:00Z">
        <w:r>
          <w:rPr>
            <w:rFonts w:eastAsiaTheme="minorEastAsia" w:hint="eastAsia"/>
            <w:lang w:eastAsia="zh-CN"/>
          </w:rPr>
          <w:t>目录下每一天产生一个</w:t>
        </w:r>
      </w:ins>
      <w:ins w:id="40" w:author="Guangnai Wang/WZS/Wistron" w:date="2019-09-17T12:58:00Z">
        <w:r>
          <w:rPr>
            <w:rFonts w:eastAsiaTheme="minorEastAsia" w:hint="eastAsia"/>
            <w:lang w:eastAsia="zh-CN"/>
          </w:rPr>
          <w:t>错误</w:t>
        </w:r>
      </w:ins>
      <w:ins w:id="41" w:author="Guangnai Wang/WZS/Wistron" w:date="2019-09-17T12:57:00Z">
        <w:r>
          <w:rPr>
            <w:rFonts w:eastAsiaTheme="minorEastAsia" w:hint="eastAsia"/>
            <w:lang w:eastAsia="zh-CN"/>
          </w:rPr>
          <w:t>日志文档线别</w:t>
        </w:r>
        <w:r>
          <w:rPr>
            <w:rFonts w:eastAsiaTheme="minorEastAsia" w:hint="eastAsia"/>
            <w:lang w:eastAsia="zh-CN"/>
          </w:rPr>
          <w:t xml:space="preserve"> </w:t>
        </w:r>
        <w:r>
          <w:rPr>
            <w:rFonts w:eastAsiaTheme="minorEastAsia" w:hint="eastAsia"/>
            <w:lang w:eastAsia="zh-CN"/>
          </w:rPr>
          <w:t>站别</w:t>
        </w:r>
        <w:r>
          <w:rPr>
            <w:rFonts w:eastAsiaTheme="minorEastAsia" w:hint="eastAsia"/>
            <w:lang w:eastAsia="zh-CN"/>
          </w:rPr>
          <w:t xml:space="preserve"> yy</w:t>
        </w:r>
        <w:r>
          <w:rPr>
            <w:rFonts w:eastAsiaTheme="minorEastAsia"/>
            <w:lang w:eastAsia="zh-CN"/>
          </w:rPr>
          <w:t>yy-mm-dd.txt</w:t>
        </w:r>
        <w:r>
          <w:rPr>
            <w:rFonts w:eastAsiaTheme="minorEastAsia" w:hint="eastAsia"/>
            <w:lang w:eastAsia="zh-CN"/>
          </w:rPr>
          <w:t>。</w:t>
        </w:r>
      </w:ins>
    </w:p>
    <w:p w14:paraId="45347CDD" w14:textId="77777777" w:rsidR="00AB399C" w:rsidRDefault="00AB399C" w:rsidP="00F54E83"/>
    <w:p w14:paraId="79FD062E" w14:textId="77777777" w:rsidR="00AB399C" w:rsidRPr="00F54E83" w:rsidRDefault="00AB399C" w:rsidP="00F54E83"/>
    <w:p w14:paraId="27F3EB9F" w14:textId="3D581EA2" w:rsidR="00FB08C9" w:rsidRDefault="00907C2C" w:rsidP="008F397C">
      <w:pPr>
        <w:pStyle w:val="Heading5"/>
        <w:rPr>
          <w:lang w:eastAsia="zh-CN"/>
        </w:rPr>
      </w:pPr>
      <w:bookmarkStart w:id="42" w:name="_Toc12290841"/>
      <w:r>
        <w:rPr>
          <w:rFonts w:hint="eastAsia"/>
          <w:lang w:eastAsia="zh-CN"/>
        </w:rPr>
        <w:t>读取工具配置信息</w:t>
      </w:r>
      <w:bookmarkEnd w:id="42"/>
    </w:p>
    <w:p w14:paraId="11B604E9" w14:textId="77777777" w:rsidR="00A753BC" w:rsidRDefault="00A753BC" w:rsidP="00A753BC">
      <w:pPr>
        <w:rPr>
          <w:rFonts w:eastAsiaTheme="minorEastAsia"/>
        </w:rPr>
      </w:pPr>
      <w:r>
        <w:rPr>
          <w:rFonts w:eastAsiaTheme="minorEastAsia" w:hint="eastAsia"/>
        </w:rPr>
        <w:t xml:space="preserve">     </w:t>
      </w:r>
    </w:p>
    <w:p w14:paraId="20B8F477" w14:textId="6A51835D" w:rsidR="00A753BC" w:rsidRDefault="006B6DF8" w:rsidP="00A753BC">
      <w:pPr>
        <w:rPr>
          <w:rFonts w:eastAsiaTheme="minorEastAsia"/>
        </w:rPr>
      </w:pPr>
      <w:r>
        <w:rPr>
          <w:rFonts w:eastAsiaTheme="minorEastAsia" w:hint="eastAsia"/>
        </w:rPr>
        <w:t xml:space="preserve">    </w:t>
      </w:r>
      <w:r w:rsidR="00A753BC" w:rsidRPr="00A753BC">
        <w:rPr>
          <w:rFonts w:eastAsiaTheme="minorEastAsia" w:hint="eastAsia"/>
        </w:rPr>
        <w:t>运行后，首先要读取配置信息。配置信息的内容有：</w:t>
      </w:r>
    </w:p>
    <w:p w14:paraId="46B5F852" w14:textId="5485954F" w:rsidR="00A753BC" w:rsidRDefault="00A753BC" w:rsidP="00A443BD">
      <w:pPr>
        <w:pStyle w:val="ListParagraph"/>
        <w:numPr>
          <w:ilvl w:val="1"/>
          <w:numId w:val="7"/>
        </w:numPr>
        <w:ind w:firstLineChars="0"/>
        <w:rPr>
          <w:rFonts w:eastAsiaTheme="minorEastAsia"/>
          <w:lang w:eastAsia="zh-CN"/>
        </w:rPr>
      </w:pPr>
      <w:r>
        <w:rPr>
          <w:rFonts w:eastAsiaTheme="minorEastAsia" w:hint="eastAsia"/>
          <w:lang w:eastAsia="zh-CN"/>
        </w:rPr>
        <w:t>线别</w:t>
      </w:r>
      <w:proofErr w:type="spellStart"/>
      <w:r>
        <w:rPr>
          <w:rFonts w:eastAsiaTheme="minorEastAsia" w:hint="eastAsia"/>
          <w:lang w:eastAsia="zh-CN"/>
        </w:rPr>
        <w:t>Line</w:t>
      </w:r>
      <w:r>
        <w:rPr>
          <w:rFonts w:eastAsiaTheme="minorEastAsia"/>
          <w:lang w:eastAsia="zh-CN"/>
        </w:rPr>
        <w:t>Name</w:t>
      </w:r>
      <w:proofErr w:type="spellEnd"/>
      <w:r>
        <w:rPr>
          <w:rFonts w:eastAsiaTheme="minorEastAsia" w:hint="eastAsia"/>
          <w:lang w:eastAsia="zh-CN"/>
        </w:rPr>
        <w:t>和</w:t>
      </w:r>
      <w:r w:rsidR="006B6DF8">
        <w:rPr>
          <w:rFonts w:eastAsiaTheme="minorEastAsia" w:hint="eastAsia"/>
          <w:lang w:eastAsia="zh-CN"/>
        </w:rPr>
        <w:t>站别</w:t>
      </w:r>
      <w:proofErr w:type="spellStart"/>
      <w:r>
        <w:rPr>
          <w:rFonts w:eastAsiaTheme="minorEastAsia" w:hint="eastAsia"/>
          <w:lang w:eastAsia="zh-CN"/>
        </w:rPr>
        <w:t>StageName</w:t>
      </w:r>
      <w:proofErr w:type="spellEnd"/>
      <w:r>
        <w:rPr>
          <w:rFonts w:eastAsiaTheme="minorEastAsia" w:hint="eastAsia"/>
          <w:lang w:eastAsia="zh-CN"/>
        </w:rPr>
        <w:t>。</w:t>
      </w:r>
    </w:p>
    <w:p w14:paraId="1866960D" w14:textId="71963FB4" w:rsidR="00EC29B2" w:rsidRPr="00500B79" w:rsidRDefault="006D53F7" w:rsidP="00500B79">
      <w:pPr>
        <w:pStyle w:val="ListParagraph"/>
        <w:ind w:left="1440" w:firstLineChars="0" w:firstLine="0"/>
        <w:rPr>
          <w:rFonts w:eastAsiaTheme="minorEastAsia"/>
          <w:lang w:eastAsia="zh-CN"/>
        </w:rPr>
      </w:pPr>
      <w:proofErr w:type="spellStart"/>
      <w:r>
        <w:rPr>
          <w:rFonts w:eastAsiaTheme="minorEastAsia" w:hint="eastAsia"/>
          <w:lang w:eastAsia="zh-CN"/>
        </w:rPr>
        <w:t>St</w:t>
      </w:r>
      <w:r>
        <w:rPr>
          <w:rFonts w:eastAsiaTheme="minorEastAsia"/>
          <w:lang w:eastAsia="zh-CN"/>
        </w:rPr>
        <w:t>ageName</w:t>
      </w:r>
      <w:proofErr w:type="spellEnd"/>
      <w:r>
        <w:rPr>
          <w:rFonts w:eastAsiaTheme="minorEastAsia" w:hint="eastAsia"/>
          <w:lang w:eastAsia="zh-CN"/>
        </w:rPr>
        <w:t>的值</w:t>
      </w:r>
      <w:r w:rsidR="00AF397B">
        <w:rPr>
          <w:rFonts w:eastAsiaTheme="minorEastAsia" w:hint="eastAsia"/>
          <w:lang w:eastAsia="zh-CN"/>
        </w:rPr>
        <w:t>为</w:t>
      </w:r>
      <w:r w:rsidR="003617E3">
        <w:rPr>
          <w:rFonts w:eastAsiaTheme="minorEastAsia" w:hint="eastAsia"/>
          <w:lang w:eastAsia="zh-CN"/>
        </w:rPr>
        <w:t>下表格</w:t>
      </w:r>
      <w:r w:rsidR="00AF397B">
        <w:rPr>
          <w:rFonts w:eastAsiaTheme="minorEastAsia" w:hint="eastAsia"/>
          <w:lang w:eastAsia="zh-CN"/>
        </w:rPr>
        <w:t>的</w:t>
      </w:r>
      <w:r w:rsidR="00AF397B">
        <w:rPr>
          <w:rFonts w:eastAsiaTheme="minorEastAsia" w:hint="eastAsia"/>
          <w:lang w:eastAsia="zh-CN"/>
        </w:rPr>
        <w:t>Name</w:t>
      </w:r>
      <w:r w:rsidR="00AF397B">
        <w:rPr>
          <w:rFonts w:eastAsiaTheme="minorEastAsia" w:hint="eastAsia"/>
          <w:lang w:eastAsia="zh-CN"/>
        </w:rPr>
        <w:t>栏</w:t>
      </w:r>
      <w:r w:rsidR="003617E3">
        <w:rPr>
          <w:rFonts w:eastAsiaTheme="minorEastAsia" w:hint="eastAsia"/>
          <w:lang w:eastAsia="zh-CN"/>
        </w:rPr>
        <w:t>中：</w:t>
      </w:r>
    </w:p>
    <w:p w14:paraId="3A0C8595" w14:textId="6697BFEA" w:rsidR="00EC29B2" w:rsidRDefault="00EC29B2" w:rsidP="00EC29B2">
      <w:pPr>
        <w:pStyle w:val="ListParagraph"/>
        <w:ind w:left="1440" w:firstLineChars="0" w:firstLine="0"/>
        <w:rPr>
          <w:rFonts w:eastAsiaTheme="minorEastAsia"/>
          <w:lang w:eastAsia="zh-CN"/>
        </w:rPr>
      </w:pPr>
    </w:p>
    <w:tbl>
      <w:tblPr>
        <w:tblW w:w="4088" w:type="pct"/>
        <w:jc w:val="center"/>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929"/>
        <w:gridCol w:w="1257"/>
        <w:gridCol w:w="1006"/>
        <w:gridCol w:w="4614"/>
      </w:tblGrid>
      <w:tr w:rsidR="005425F3" w14:paraId="6076F420" w14:textId="77777777" w:rsidTr="00500B79">
        <w:trPr>
          <w:tblHeader/>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4612F4E1" w14:textId="15F1F131" w:rsidR="005425F3" w:rsidRDefault="005425F3" w:rsidP="005425F3">
            <w:pPr>
              <w:jc w:val="center"/>
              <w:rPr>
                <w:rFonts w:ascii="等线" w:eastAsia="等线" w:hAnsi="等线"/>
                <w:b/>
                <w:bCs/>
                <w:color w:val="000000"/>
                <w:sz w:val="20"/>
                <w:szCs w:val="20"/>
              </w:rPr>
            </w:pPr>
            <w:r>
              <w:rPr>
                <w:rFonts w:eastAsiaTheme="minorEastAsia" w:hint="eastAsia"/>
              </w:rPr>
              <w:t>Name</w:t>
            </w:r>
          </w:p>
        </w:tc>
        <w:tc>
          <w:tcPr>
            <w:tcW w:w="71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6049416A" w14:textId="72912C67" w:rsidR="005425F3" w:rsidRDefault="005425F3" w:rsidP="005425F3">
            <w:pPr>
              <w:jc w:val="center"/>
              <w:rPr>
                <w:rFonts w:ascii="等线" w:eastAsia="等线" w:hAnsi="等线"/>
                <w:b/>
                <w:bCs/>
                <w:color w:val="000000"/>
                <w:sz w:val="20"/>
                <w:szCs w:val="20"/>
              </w:rPr>
            </w:pPr>
            <w:proofErr w:type="spellStart"/>
            <w:r>
              <w:rPr>
                <w:rFonts w:eastAsiaTheme="minorEastAsia" w:hint="eastAsia"/>
              </w:rPr>
              <w:t>StageCode</w:t>
            </w:r>
            <w:proofErr w:type="spellEnd"/>
          </w:p>
        </w:tc>
        <w:tc>
          <w:tcPr>
            <w:tcW w:w="571"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755F6C00" w14:textId="1F488885" w:rsidR="005425F3" w:rsidRDefault="005425F3" w:rsidP="005425F3">
            <w:pPr>
              <w:jc w:val="center"/>
              <w:rPr>
                <w:rFonts w:ascii="等线" w:eastAsia="等线" w:hAnsi="等线" w:cs="PMingLiU"/>
                <w:b/>
                <w:bCs/>
                <w:color w:val="000000"/>
                <w:sz w:val="20"/>
                <w:szCs w:val="20"/>
              </w:rPr>
            </w:pPr>
            <w:proofErr w:type="spellStart"/>
            <w:r>
              <w:rPr>
                <w:rFonts w:eastAsiaTheme="minorEastAsia" w:hint="eastAsia"/>
              </w:rPr>
              <w:t>MfgType</w:t>
            </w:r>
            <w:proofErr w:type="spellEnd"/>
          </w:p>
        </w:tc>
        <w:tc>
          <w:tcPr>
            <w:tcW w:w="262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68BF3CCD" w14:textId="620A2522" w:rsidR="005425F3" w:rsidRDefault="005425F3" w:rsidP="005425F3">
            <w:pPr>
              <w:jc w:val="center"/>
              <w:rPr>
                <w:rFonts w:ascii="等线" w:eastAsia="等线" w:hAnsi="等线" w:cs="PMingLiU"/>
                <w:b/>
                <w:bCs/>
                <w:color w:val="000000"/>
                <w:sz w:val="20"/>
                <w:szCs w:val="20"/>
              </w:rPr>
            </w:pPr>
            <w:r>
              <w:rPr>
                <w:rFonts w:eastAsiaTheme="minorEastAsia" w:hint="eastAsia"/>
              </w:rPr>
              <w:t>Description</w:t>
            </w:r>
          </w:p>
        </w:tc>
      </w:tr>
      <w:tr w:rsidR="005425F3" w14:paraId="218EECC4"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806C4E" w14:textId="44065DF3" w:rsidR="005425F3" w:rsidRPr="00A30662" w:rsidRDefault="005425F3" w:rsidP="005425F3">
            <w:pPr>
              <w:rPr>
                <w:rFonts w:ascii="等线" w:eastAsia="等线" w:hAnsi="等线" w:cs="PMingLiU"/>
                <w:color w:val="000000"/>
                <w:sz w:val="20"/>
                <w:szCs w:val="20"/>
              </w:rPr>
            </w:pPr>
            <w:r w:rsidRPr="00A30662">
              <w:rPr>
                <w:rFonts w:ascii="等线" w:eastAsia="等线" w:hAnsi="等线" w:cs="PMingLiU" w:hint="eastAsia"/>
                <w:color w:val="000000"/>
                <w:sz w:val="20"/>
                <w:szCs w:val="20"/>
              </w:rPr>
              <w:t>SMT_SPI_TOP</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C7CFC4" w14:textId="2258C142" w:rsidR="005425F3" w:rsidRPr="00A30662" w:rsidRDefault="006C7219" w:rsidP="005425F3">
            <w:pPr>
              <w:rPr>
                <w:rFonts w:ascii="等线" w:eastAsia="等线" w:hAnsi="等线" w:cs="PMingLiU"/>
                <w:color w:val="000000"/>
                <w:sz w:val="20"/>
                <w:szCs w:val="20"/>
              </w:rPr>
            </w:pPr>
            <w:r w:rsidRPr="006C7219">
              <w:rPr>
                <w:rFonts w:ascii="等线" w:eastAsia="等线" w:hAnsi="等线" w:cs="PMingLiU"/>
                <w:color w:val="000000"/>
                <w:sz w:val="20"/>
                <w:szCs w:val="20"/>
              </w:rPr>
              <w:t>T3</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7A6D78" w14:textId="28067433" w:rsidR="005425F3" w:rsidRPr="00A30662" w:rsidRDefault="00500B79" w:rsidP="005425F3">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C65136" w14:textId="342D59CC" w:rsidR="005425F3" w:rsidRPr="00A30662" w:rsidRDefault="00500B79" w:rsidP="005425F3">
            <w:pPr>
              <w:rPr>
                <w:rFonts w:ascii="等线" w:eastAsia="等线" w:hAnsi="等线" w:cs="PMingLiU"/>
                <w:color w:val="000000"/>
                <w:sz w:val="20"/>
                <w:szCs w:val="20"/>
              </w:rPr>
            </w:pPr>
            <w:r>
              <w:rPr>
                <w:rFonts w:ascii="等线" w:eastAsia="等线" w:hAnsi="等线" w:cs="PMingLiU"/>
                <w:color w:val="000000"/>
                <w:sz w:val="20"/>
                <w:szCs w:val="20"/>
              </w:rPr>
              <w:t>SMT SPI TOP</w:t>
            </w:r>
          </w:p>
        </w:tc>
      </w:tr>
      <w:tr w:rsidR="00500B79" w14:paraId="211C3625"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1DE649" w14:textId="08CD18D8" w:rsidR="00500B79" w:rsidRPr="00A30662" w:rsidRDefault="00500B79" w:rsidP="00500B79">
            <w:pPr>
              <w:rPr>
                <w:rFonts w:ascii="等线" w:eastAsia="等线" w:hAnsi="等线" w:cs="PMingLiU"/>
                <w:color w:val="000000"/>
                <w:sz w:val="20"/>
                <w:szCs w:val="20"/>
              </w:rPr>
            </w:pPr>
            <w:r w:rsidRPr="00A30662">
              <w:rPr>
                <w:rFonts w:ascii="等线" w:eastAsia="等线" w:hAnsi="等线" w:cs="PMingLiU" w:hint="eastAsia"/>
                <w:color w:val="000000"/>
                <w:sz w:val="20"/>
                <w:szCs w:val="20"/>
              </w:rPr>
              <w:t>SMT_SPI_BOT</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83226" w14:textId="3A956BD4" w:rsidR="00500B79" w:rsidRPr="00A30662"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T9</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48950E" w14:textId="1D62285C" w:rsidR="00500B79" w:rsidRPr="00A30662"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8AFBE0" w14:textId="52BEC262" w:rsidR="00500B79" w:rsidRPr="00A30662"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SMT SPI BOT</w:t>
            </w:r>
          </w:p>
        </w:tc>
      </w:tr>
      <w:tr w:rsidR="00500B79" w14:paraId="45A5C3E8"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55E0BD" w14:textId="242AC39A" w:rsidR="00500B79" w:rsidRDefault="00500B79" w:rsidP="00500B79">
            <w:pPr>
              <w:rPr>
                <w:rFonts w:ascii="等线" w:eastAsia="等线" w:hAnsi="等线" w:cs="PMingLiU"/>
                <w:color w:val="000000"/>
                <w:sz w:val="20"/>
                <w:szCs w:val="20"/>
              </w:rPr>
            </w:pPr>
            <w:r w:rsidRPr="00A30662">
              <w:rPr>
                <w:rFonts w:ascii="等线" w:eastAsia="等线" w:hAnsi="等线" w:cs="PMingLiU" w:hint="eastAsia"/>
                <w:color w:val="000000"/>
                <w:sz w:val="20"/>
                <w:szCs w:val="20"/>
              </w:rPr>
              <w:t>SMT_AOI_TOP</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571E88" w14:textId="7E69170A" w:rsidR="00500B79" w:rsidRPr="005425F3"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TK</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3B1F5F" w14:textId="2C3B9895"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F62CA" w14:textId="73CD0B46"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SMT AOI TOP</w:t>
            </w:r>
          </w:p>
        </w:tc>
      </w:tr>
      <w:tr w:rsidR="00500B79" w14:paraId="7ADD4591"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4DDD3E" w14:textId="1264691E"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SMT_AOI_BOT</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2D6139" w14:textId="6A36C258"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TL</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7AF69" w14:textId="6F8BD326"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1119C" w14:textId="77C45C99"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SMT AOI BOT</w:t>
            </w:r>
          </w:p>
        </w:tc>
      </w:tr>
      <w:tr w:rsidR="00500B79" w14:paraId="4E27C707"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FEE6D" w14:textId="3BF10DBF"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DIP_AOI</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9AB15A" w14:textId="2DCC12AB"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T1</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9296CB" w14:textId="05F03693"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AFE66D" w14:textId="0A1CB54E"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A zone DIP AOI</w:t>
            </w:r>
          </w:p>
        </w:tc>
      </w:tr>
      <w:tr w:rsidR="00500B79" w14:paraId="512E1FFE"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E54438" w14:textId="6854240A"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DIP_AOI2</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770478" w14:textId="1EB6A74A"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TY</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F32731" w14:textId="54C6D75E"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5419" w14:textId="23D217A9"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 xml:space="preserve">B </w:t>
            </w:r>
            <w:r>
              <w:rPr>
                <w:rFonts w:ascii="等线" w:eastAsia="等线" w:hAnsi="等线" w:cs="PMingLiU" w:hint="eastAsia"/>
                <w:color w:val="000000"/>
                <w:sz w:val="20"/>
                <w:szCs w:val="20"/>
              </w:rPr>
              <w:t>zone</w:t>
            </w:r>
            <w:r>
              <w:rPr>
                <w:rFonts w:ascii="等线" w:eastAsia="等线" w:hAnsi="等线" w:cs="PMingLiU"/>
                <w:color w:val="000000"/>
                <w:sz w:val="20"/>
                <w:szCs w:val="20"/>
              </w:rPr>
              <w:t xml:space="preserve"> DIP AOI</w:t>
            </w:r>
          </w:p>
        </w:tc>
      </w:tr>
      <w:tr w:rsidR="00500B79" w14:paraId="68D24FCE"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771F56" w14:textId="2CC9048A"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DIP_FINAL_AOI2</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FA1044" w14:textId="2F7D7C58"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OA</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4EDB5E" w14:textId="27E1411E"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276BF" w14:textId="6B85BC6C"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 xml:space="preserve">A </w:t>
            </w:r>
            <w:r>
              <w:rPr>
                <w:rFonts w:ascii="等线" w:eastAsia="等线" w:hAnsi="等线" w:cs="PMingLiU" w:hint="eastAsia"/>
                <w:color w:val="000000"/>
                <w:sz w:val="20"/>
                <w:szCs w:val="20"/>
              </w:rPr>
              <w:t>zone</w:t>
            </w:r>
            <w:r>
              <w:rPr>
                <w:rFonts w:ascii="等线" w:eastAsia="等线" w:hAnsi="等线" w:cs="PMingLiU"/>
                <w:color w:val="000000"/>
                <w:sz w:val="20"/>
                <w:szCs w:val="20"/>
              </w:rPr>
              <w:t xml:space="preserve"> DIP F</w:t>
            </w:r>
            <w:r>
              <w:rPr>
                <w:rFonts w:ascii="等线" w:eastAsia="等线" w:hAnsi="等线" w:cs="PMingLiU" w:hint="eastAsia"/>
                <w:color w:val="000000"/>
                <w:sz w:val="20"/>
                <w:szCs w:val="20"/>
              </w:rPr>
              <w:t>inal</w:t>
            </w:r>
            <w:r>
              <w:rPr>
                <w:rFonts w:ascii="等线" w:eastAsia="等线" w:hAnsi="等线" w:cs="PMingLiU"/>
                <w:color w:val="000000"/>
                <w:sz w:val="20"/>
                <w:szCs w:val="20"/>
              </w:rPr>
              <w:t xml:space="preserve"> AOI</w:t>
            </w:r>
          </w:p>
        </w:tc>
      </w:tr>
      <w:tr w:rsidR="00500B79" w14:paraId="29E017D9"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E2A773" w14:textId="0E0CF757"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DIP_FINAL_AOI</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3E8ECA" w14:textId="3B900624"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T1</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F8B513" w14:textId="2BDB80AB"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75DA4" w14:textId="1584276C"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 xml:space="preserve">B </w:t>
            </w:r>
            <w:r>
              <w:rPr>
                <w:rFonts w:ascii="等线" w:eastAsia="等线" w:hAnsi="等线" w:cs="PMingLiU" w:hint="eastAsia"/>
                <w:color w:val="000000"/>
                <w:sz w:val="20"/>
                <w:szCs w:val="20"/>
              </w:rPr>
              <w:t>zone</w:t>
            </w:r>
            <w:r>
              <w:rPr>
                <w:rFonts w:ascii="等线" w:eastAsia="等线" w:hAnsi="等线" w:cs="PMingLiU"/>
                <w:color w:val="000000"/>
                <w:sz w:val="20"/>
                <w:szCs w:val="20"/>
              </w:rPr>
              <w:t xml:space="preserve"> DIP F</w:t>
            </w:r>
            <w:r>
              <w:rPr>
                <w:rFonts w:ascii="等线" w:eastAsia="等线" w:hAnsi="等线" w:cs="PMingLiU" w:hint="eastAsia"/>
                <w:color w:val="000000"/>
                <w:sz w:val="20"/>
                <w:szCs w:val="20"/>
              </w:rPr>
              <w:t>inal</w:t>
            </w:r>
            <w:r>
              <w:rPr>
                <w:rFonts w:ascii="等线" w:eastAsia="等线" w:hAnsi="等线" w:cs="PMingLiU"/>
                <w:color w:val="000000"/>
                <w:sz w:val="20"/>
                <w:szCs w:val="20"/>
              </w:rPr>
              <w:t xml:space="preserve"> AOI</w:t>
            </w:r>
          </w:p>
        </w:tc>
      </w:tr>
      <w:tr w:rsidR="00500B79" w14:paraId="0DF1EC83"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B46C83" w14:textId="09897A6E" w:rsidR="00500B79" w:rsidRPr="00A30662" w:rsidRDefault="00500B79"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FA_AOI</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3BBC6" w14:textId="304738AA"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IZ</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78123" w14:textId="69E11861"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1C5E6" w14:textId="5DF0B375"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F</w:t>
            </w:r>
            <w:r>
              <w:rPr>
                <w:rFonts w:ascii="等线" w:eastAsia="等线" w:hAnsi="等线" w:cs="PMingLiU" w:hint="eastAsia"/>
                <w:color w:val="000000"/>
                <w:sz w:val="20"/>
                <w:szCs w:val="20"/>
              </w:rPr>
              <w:t>A AOI</w:t>
            </w:r>
          </w:p>
        </w:tc>
      </w:tr>
      <w:tr w:rsidR="00500B79" w14:paraId="14A15659"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48CDC" w14:textId="0C87D47C" w:rsidR="00500B79" w:rsidRPr="00A30662" w:rsidRDefault="00500B79" w:rsidP="00500B79">
            <w:pPr>
              <w:rPr>
                <w:rFonts w:asciiTheme="minorHAnsi" w:eastAsiaTheme="minorHAnsi" w:hAnsiTheme="minorHAnsi" w:cs="PMingLiU"/>
                <w:sz w:val="20"/>
                <w:szCs w:val="20"/>
              </w:rPr>
            </w:pPr>
            <w:r w:rsidRPr="00A30662">
              <w:rPr>
                <w:rFonts w:asciiTheme="minorHAnsi" w:eastAsiaTheme="minorHAnsi" w:hAnsiTheme="minorHAnsi" w:cs="PMingLiU" w:hint="eastAsia"/>
                <w:sz w:val="20"/>
                <w:szCs w:val="20"/>
              </w:rPr>
              <w:t>AXI_5DX</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9CA12C" w14:textId="58A48154" w:rsidR="00500B79" w:rsidRDefault="0060450D" w:rsidP="00500B79">
            <w:pPr>
              <w:rPr>
                <w:rFonts w:ascii="等线" w:eastAsia="等线" w:hAnsi="等线" w:cs="PMingLiU"/>
                <w:color w:val="000000"/>
                <w:sz w:val="20"/>
                <w:szCs w:val="20"/>
              </w:rPr>
            </w:pPr>
            <w:r>
              <w:rPr>
                <w:rFonts w:ascii="等线" w:eastAsia="等线" w:hAnsi="等线" w:cs="PMingLiU"/>
                <w:color w:val="000000"/>
                <w:sz w:val="20"/>
                <w:szCs w:val="20"/>
              </w:rPr>
              <w:t>FD</w:t>
            </w:r>
            <w:r>
              <w:rPr>
                <w:rFonts w:ascii="等线" w:eastAsia="等线" w:hAnsi="等线" w:cs="PMingLiU" w:hint="eastAsia"/>
                <w:color w:val="000000"/>
                <w:sz w:val="20"/>
                <w:szCs w:val="20"/>
              </w:rPr>
              <w:t>/</w:t>
            </w:r>
            <w:r w:rsidR="00500B79">
              <w:rPr>
                <w:rFonts w:ascii="等线" w:eastAsia="等线" w:hAnsi="等线" w:cs="PMingLiU"/>
                <w:color w:val="000000"/>
                <w:sz w:val="20"/>
                <w:szCs w:val="20"/>
              </w:rPr>
              <w:t>FG</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DFF93E" w14:textId="3D2C66F9"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9745A" w14:textId="018F12B4" w:rsidR="00500B79" w:rsidRDefault="00214F86" w:rsidP="00500B79">
            <w:pPr>
              <w:rPr>
                <w:rFonts w:ascii="等线" w:eastAsia="等线" w:hAnsi="等线" w:cs="PMingLiU"/>
                <w:color w:val="000000"/>
                <w:sz w:val="20"/>
                <w:szCs w:val="20"/>
              </w:rPr>
            </w:pPr>
            <w:r>
              <w:rPr>
                <w:rFonts w:asciiTheme="minorHAnsi" w:eastAsiaTheme="minorHAnsi" w:hAnsiTheme="minorHAnsi" w:cs="PMingLiU" w:hint="eastAsia"/>
                <w:sz w:val="20"/>
                <w:szCs w:val="20"/>
              </w:rPr>
              <w:t xml:space="preserve">AXI </w:t>
            </w:r>
            <w:r w:rsidRPr="00A30662">
              <w:rPr>
                <w:rFonts w:asciiTheme="minorHAnsi" w:eastAsiaTheme="minorHAnsi" w:hAnsiTheme="minorHAnsi" w:cs="PMingLiU" w:hint="eastAsia"/>
                <w:sz w:val="20"/>
                <w:szCs w:val="20"/>
              </w:rPr>
              <w:t>5DX</w:t>
            </w:r>
          </w:p>
        </w:tc>
      </w:tr>
      <w:tr w:rsidR="00500B79" w14:paraId="60D3081C"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8100F2" w14:textId="355EE8CD" w:rsidR="00500B79" w:rsidRPr="00A30662" w:rsidRDefault="00500B79" w:rsidP="00500B79">
            <w:pPr>
              <w:rPr>
                <w:rFonts w:asciiTheme="minorHAnsi" w:eastAsiaTheme="minorHAnsi" w:hAnsiTheme="minorHAnsi" w:cs="PMingLiU"/>
                <w:sz w:val="20"/>
                <w:szCs w:val="20"/>
              </w:rPr>
            </w:pPr>
            <w:r w:rsidRPr="00A30662">
              <w:rPr>
                <w:rFonts w:asciiTheme="minorHAnsi" w:eastAsiaTheme="minorHAnsi" w:hAnsiTheme="minorHAnsi" w:cs="PMingLiU" w:hint="eastAsia"/>
                <w:sz w:val="20"/>
                <w:szCs w:val="20"/>
              </w:rPr>
              <w:t>AXI_7600S</w:t>
            </w:r>
            <w:r w:rsidRPr="00A30662">
              <w:rPr>
                <w:rFonts w:asciiTheme="minorHAnsi" w:eastAsiaTheme="minorHAnsi" w:hAnsiTheme="minorHAnsi" w:cs="PMingLiU"/>
                <w:sz w:val="20"/>
                <w:szCs w:val="20"/>
              </w:rPr>
              <w:t>II</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0E0BEC" w14:textId="71046F34" w:rsidR="00500B79" w:rsidRDefault="00300559" w:rsidP="00500B79">
            <w:pPr>
              <w:rPr>
                <w:rFonts w:ascii="等线" w:eastAsia="等线" w:hAnsi="等线" w:cs="PMingLiU"/>
                <w:color w:val="000000"/>
                <w:sz w:val="20"/>
                <w:szCs w:val="20"/>
              </w:rPr>
            </w:pPr>
            <w:r>
              <w:rPr>
                <w:rFonts w:ascii="等线" w:eastAsia="等线" w:hAnsi="等线" w:cs="PMingLiU"/>
                <w:color w:val="000000"/>
                <w:sz w:val="20"/>
                <w:szCs w:val="20"/>
              </w:rPr>
              <w:t>FD</w:t>
            </w:r>
            <w:r w:rsidR="0060450D">
              <w:rPr>
                <w:rFonts w:ascii="等线" w:eastAsia="等线" w:hAnsi="等线" w:cs="PMingLiU"/>
                <w:color w:val="000000"/>
                <w:sz w:val="20"/>
                <w:szCs w:val="20"/>
              </w:rPr>
              <w:t>/</w:t>
            </w:r>
            <w:r w:rsidR="00500B79">
              <w:rPr>
                <w:rFonts w:ascii="等线" w:eastAsia="等线" w:hAnsi="等线" w:cs="PMingLiU"/>
                <w:color w:val="000000"/>
                <w:sz w:val="20"/>
                <w:szCs w:val="20"/>
              </w:rPr>
              <w:t>FG</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EC2591" w14:textId="66DDC271"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69F46F" w14:textId="03376FDC" w:rsidR="00500B79" w:rsidRDefault="00214F86" w:rsidP="00500B79">
            <w:pPr>
              <w:rPr>
                <w:rFonts w:ascii="等线" w:eastAsia="等线" w:hAnsi="等线" w:cs="PMingLiU"/>
                <w:color w:val="000000"/>
                <w:sz w:val="20"/>
                <w:szCs w:val="20"/>
              </w:rPr>
            </w:pPr>
            <w:r>
              <w:rPr>
                <w:rFonts w:ascii="等线" w:eastAsia="等线" w:hAnsi="等线" w:cs="PMingLiU"/>
                <w:color w:val="000000"/>
                <w:sz w:val="20"/>
                <w:szCs w:val="20"/>
              </w:rPr>
              <w:t>AXI 7600SII</w:t>
            </w:r>
          </w:p>
        </w:tc>
      </w:tr>
      <w:tr w:rsidR="00500B79" w14:paraId="4D9B63A5" w14:textId="77777777" w:rsidTr="00500B79">
        <w:trPr>
          <w:trHeight w:val="23"/>
          <w:jc w:val="center"/>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64C7F3" w14:textId="65CA0BD3" w:rsidR="00500B79" w:rsidRPr="00A30662" w:rsidRDefault="00500B79" w:rsidP="00500B79">
            <w:pPr>
              <w:rPr>
                <w:rFonts w:asciiTheme="minorHAnsi" w:eastAsiaTheme="minorHAnsi" w:hAnsiTheme="minorHAnsi" w:cs="PMingLiU"/>
                <w:sz w:val="20"/>
                <w:szCs w:val="20"/>
              </w:rPr>
            </w:pPr>
            <w:r w:rsidRPr="00A30662">
              <w:rPr>
                <w:rFonts w:asciiTheme="minorHAnsi" w:eastAsiaTheme="minorHAnsi" w:hAnsiTheme="minorHAnsi" w:cs="PMingLiU" w:hint="eastAsia"/>
                <w:sz w:val="20"/>
                <w:szCs w:val="20"/>
              </w:rPr>
              <w:t>AXI_7600S</w:t>
            </w:r>
            <w:r w:rsidRPr="00A30662">
              <w:rPr>
                <w:rFonts w:asciiTheme="minorHAnsi" w:eastAsiaTheme="minorHAnsi" w:hAnsiTheme="minorHAnsi" w:cs="PMingLiU"/>
                <w:sz w:val="20"/>
                <w:szCs w:val="20"/>
              </w:rPr>
              <w:t>III</w:t>
            </w:r>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7703F" w14:textId="510D5B0C" w:rsidR="00500B79" w:rsidRDefault="0060450D" w:rsidP="00500B79">
            <w:pPr>
              <w:rPr>
                <w:rFonts w:ascii="等线" w:eastAsia="等线" w:hAnsi="等线" w:cs="PMingLiU"/>
                <w:color w:val="000000"/>
                <w:sz w:val="20"/>
                <w:szCs w:val="20"/>
              </w:rPr>
            </w:pPr>
            <w:r>
              <w:rPr>
                <w:rFonts w:ascii="等线" w:eastAsia="等线" w:hAnsi="等线" w:cs="PMingLiU"/>
                <w:color w:val="000000"/>
                <w:sz w:val="20"/>
                <w:szCs w:val="20"/>
              </w:rPr>
              <w:t>FD/</w:t>
            </w:r>
            <w:r w:rsidR="00500B79">
              <w:rPr>
                <w:rFonts w:ascii="等线" w:eastAsia="等线" w:hAnsi="等线" w:cs="PMingLiU"/>
                <w:color w:val="000000"/>
                <w:sz w:val="20"/>
                <w:szCs w:val="20"/>
              </w:rPr>
              <w:t>FG</w:t>
            </w:r>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79F8DA" w14:textId="2D8312A4" w:rsidR="00500B79" w:rsidRDefault="00500B79" w:rsidP="00500B79">
            <w:pPr>
              <w:rPr>
                <w:rFonts w:ascii="等线" w:eastAsia="等线" w:hAnsi="等线" w:cs="PMingLiU"/>
                <w:color w:val="000000"/>
                <w:sz w:val="20"/>
                <w:szCs w:val="20"/>
              </w:rPr>
            </w:pPr>
            <w:r>
              <w:rPr>
                <w:rFonts w:ascii="等线" w:eastAsia="等线" w:hAnsi="等线" w:cs="PMingLiU"/>
                <w:color w:val="000000"/>
                <w:sz w:val="20"/>
                <w:szCs w:val="20"/>
              </w:rPr>
              <w:t>PCB</w:t>
            </w:r>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4CA67A" w14:textId="21AE12CB" w:rsidR="00500B79" w:rsidRDefault="00214F86" w:rsidP="00500B79">
            <w:pPr>
              <w:rPr>
                <w:rFonts w:ascii="等线" w:eastAsia="等线" w:hAnsi="等线" w:cs="PMingLiU"/>
                <w:color w:val="000000"/>
                <w:sz w:val="20"/>
                <w:szCs w:val="20"/>
              </w:rPr>
            </w:pPr>
            <w:r w:rsidRPr="00A30662">
              <w:rPr>
                <w:rFonts w:asciiTheme="minorHAnsi" w:eastAsiaTheme="minorHAnsi" w:hAnsiTheme="minorHAnsi" w:cs="PMingLiU" w:hint="eastAsia"/>
                <w:sz w:val="20"/>
                <w:szCs w:val="20"/>
              </w:rPr>
              <w:t>AXI</w:t>
            </w:r>
            <w:r>
              <w:rPr>
                <w:rFonts w:asciiTheme="minorHAnsi" w:eastAsiaTheme="minorHAnsi" w:hAnsiTheme="minorHAnsi" w:cs="PMingLiU"/>
                <w:sz w:val="20"/>
                <w:szCs w:val="20"/>
              </w:rPr>
              <w:t xml:space="preserve"> </w:t>
            </w:r>
            <w:r w:rsidRPr="00A30662">
              <w:rPr>
                <w:rFonts w:asciiTheme="minorHAnsi" w:eastAsiaTheme="minorHAnsi" w:hAnsiTheme="minorHAnsi" w:cs="PMingLiU" w:hint="eastAsia"/>
                <w:sz w:val="20"/>
                <w:szCs w:val="20"/>
              </w:rPr>
              <w:t>7600S</w:t>
            </w:r>
            <w:r w:rsidRPr="00A30662">
              <w:rPr>
                <w:rFonts w:asciiTheme="minorHAnsi" w:eastAsiaTheme="minorHAnsi" w:hAnsiTheme="minorHAnsi" w:cs="PMingLiU"/>
                <w:sz w:val="20"/>
                <w:szCs w:val="20"/>
              </w:rPr>
              <w:t>III</w:t>
            </w:r>
          </w:p>
        </w:tc>
      </w:tr>
    </w:tbl>
    <w:p w14:paraId="66AA6380" w14:textId="1F6C8972" w:rsidR="00EC29B2" w:rsidRDefault="00EC29B2" w:rsidP="00EC29B2">
      <w:pPr>
        <w:pStyle w:val="ListParagraph"/>
        <w:ind w:left="1440" w:firstLineChars="0" w:firstLine="0"/>
        <w:rPr>
          <w:rFonts w:eastAsiaTheme="minorEastAsia"/>
          <w:lang w:eastAsia="zh-CN"/>
        </w:rPr>
      </w:pPr>
    </w:p>
    <w:p w14:paraId="21E18CD8" w14:textId="008D32B7" w:rsidR="00EC29B2" w:rsidRDefault="00EC29B2" w:rsidP="00EC29B2">
      <w:pPr>
        <w:pStyle w:val="ListParagraph"/>
        <w:ind w:left="1440" w:firstLineChars="0" w:firstLine="0"/>
        <w:rPr>
          <w:rFonts w:eastAsiaTheme="minorEastAsia"/>
          <w:lang w:eastAsia="zh-CN"/>
        </w:rPr>
      </w:pPr>
    </w:p>
    <w:p w14:paraId="43DF416A" w14:textId="6E4FD945" w:rsidR="00EC29B2" w:rsidRDefault="00EC29B2" w:rsidP="00EC29B2">
      <w:pPr>
        <w:pStyle w:val="ListParagraph"/>
        <w:ind w:left="1440" w:firstLineChars="0" w:firstLine="0"/>
        <w:rPr>
          <w:rFonts w:eastAsiaTheme="minorEastAsia"/>
          <w:lang w:eastAsia="zh-CN"/>
        </w:rPr>
      </w:pPr>
    </w:p>
    <w:p w14:paraId="084F1C9D" w14:textId="77777777" w:rsidR="00EC29B2" w:rsidRDefault="00EC29B2" w:rsidP="00EC29B2">
      <w:pPr>
        <w:pStyle w:val="ListParagraph"/>
        <w:ind w:left="1440" w:firstLineChars="0" w:firstLine="0"/>
        <w:rPr>
          <w:rFonts w:eastAsiaTheme="minorEastAsia"/>
          <w:lang w:eastAsia="zh-CN"/>
        </w:rPr>
      </w:pPr>
    </w:p>
    <w:p w14:paraId="6E51E953" w14:textId="77777777" w:rsidR="003617E3" w:rsidRDefault="003617E3" w:rsidP="006B60EB">
      <w:pPr>
        <w:pStyle w:val="ListParagraph"/>
        <w:ind w:left="1440" w:firstLineChars="0" w:firstLine="0"/>
        <w:rPr>
          <w:rFonts w:eastAsiaTheme="minorEastAsia"/>
          <w:lang w:eastAsia="zh-CN"/>
        </w:rPr>
      </w:pPr>
    </w:p>
    <w:p w14:paraId="0373BAE8" w14:textId="056B120F" w:rsidR="006B6DF8" w:rsidRDefault="006D53F7" w:rsidP="006B6DF8">
      <w:pPr>
        <w:pStyle w:val="ListParagraph"/>
        <w:ind w:left="1440" w:firstLineChars="0" w:firstLine="0"/>
        <w:rPr>
          <w:rFonts w:eastAsiaTheme="minorEastAsia"/>
          <w:lang w:eastAsia="zh-CN"/>
        </w:rPr>
      </w:pPr>
      <w:r>
        <w:rPr>
          <w:rFonts w:eastAsiaTheme="minorEastAsia" w:hint="eastAsia"/>
          <w:lang w:eastAsia="zh-CN"/>
        </w:rPr>
        <w:t>路径</w:t>
      </w:r>
      <w:r w:rsidR="006B6DF8">
        <w:rPr>
          <w:rFonts w:eastAsiaTheme="minorEastAsia" w:hint="eastAsia"/>
          <w:lang w:eastAsia="zh-CN"/>
        </w:rPr>
        <w:t>具体参考《</w:t>
      </w:r>
      <w:r w:rsidR="006B6DF8" w:rsidRPr="006B6DF8">
        <w:rPr>
          <w:rFonts w:eastAsiaTheme="minorEastAsia" w:hint="eastAsia"/>
          <w:lang w:eastAsia="zh-CN"/>
        </w:rPr>
        <w:t>光学检测设备资料存储路径说明</w:t>
      </w:r>
      <w:r w:rsidR="006B6DF8">
        <w:rPr>
          <w:rFonts w:eastAsiaTheme="minorEastAsia" w:hint="eastAsia"/>
          <w:lang w:eastAsia="zh-CN"/>
        </w:rPr>
        <w:t>.</w:t>
      </w:r>
      <w:proofErr w:type="spellStart"/>
      <w:r w:rsidR="006B6DF8">
        <w:rPr>
          <w:rFonts w:eastAsiaTheme="minorEastAsia"/>
          <w:lang w:eastAsia="zh-CN"/>
        </w:rPr>
        <w:t>pptx</w:t>
      </w:r>
      <w:proofErr w:type="spellEnd"/>
      <w:r w:rsidR="006B6DF8">
        <w:rPr>
          <w:rFonts w:eastAsiaTheme="minorEastAsia" w:hint="eastAsia"/>
          <w:lang w:eastAsia="zh-CN"/>
        </w:rPr>
        <w:t>》。</w:t>
      </w:r>
    </w:p>
    <w:p w14:paraId="30967441" w14:textId="7ED3356E" w:rsidR="00F95D7B" w:rsidRDefault="00B05D09" w:rsidP="006B6DF8">
      <w:pPr>
        <w:pStyle w:val="ListParagraph"/>
        <w:ind w:left="1440" w:firstLineChars="0" w:firstLine="0"/>
        <w:rPr>
          <w:rFonts w:eastAsiaTheme="minorEastAsia"/>
          <w:lang w:eastAsia="zh-CN"/>
        </w:rPr>
      </w:pPr>
      <w:r>
        <w:rPr>
          <w:rFonts w:eastAsiaTheme="minorEastAsia" w:hint="eastAsia"/>
          <w:lang w:eastAsia="zh-CN"/>
        </w:rPr>
        <w:t>使用</w:t>
      </w:r>
      <w:r>
        <w:rPr>
          <w:rFonts w:eastAsiaTheme="minorEastAsia" w:hint="eastAsia"/>
          <w:lang w:eastAsia="zh-CN"/>
        </w:rPr>
        <w:t>Web</w:t>
      </w:r>
      <w:r>
        <w:rPr>
          <w:rFonts w:eastAsiaTheme="minorEastAsia"/>
          <w:lang w:eastAsia="zh-CN"/>
        </w:rPr>
        <w:t xml:space="preserve"> </w:t>
      </w:r>
      <w:proofErr w:type="spellStart"/>
      <w:r>
        <w:rPr>
          <w:rFonts w:eastAsiaTheme="minorEastAsia" w:hint="eastAsia"/>
          <w:lang w:eastAsia="zh-CN"/>
        </w:rPr>
        <w:t>Sevice</w:t>
      </w:r>
      <w:proofErr w:type="spellEnd"/>
      <w:r>
        <w:rPr>
          <w:rFonts w:eastAsiaTheme="minorEastAsia" w:hint="eastAsia"/>
          <w:lang w:eastAsia="zh-CN"/>
        </w:rPr>
        <w:t>接口</w:t>
      </w:r>
      <w:r w:rsidRPr="00B05D09">
        <w:rPr>
          <w:rFonts w:ascii="新宋体" w:eastAsia="新宋体" w:hint="eastAsia"/>
          <w:noProof/>
          <w:lang w:eastAsia="zh-CN"/>
        </w:rPr>
        <w:t>Is</w:t>
      </w:r>
      <w:r w:rsidRPr="00B05D09">
        <w:rPr>
          <w:rFonts w:ascii="新宋体" w:eastAsia="新宋体"/>
          <w:noProof/>
        </w:rPr>
        <w:t>AoiStorageStage</w:t>
      </w:r>
      <w:r w:rsidR="00F95D7B">
        <w:rPr>
          <w:rFonts w:eastAsiaTheme="minorEastAsia" w:hint="eastAsia"/>
          <w:lang w:eastAsia="zh-CN"/>
        </w:rPr>
        <w:t>判断站别名字是否</w:t>
      </w:r>
      <w:r w:rsidR="003E74DA">
        <w:rPr>
          <w:rFonts w:eastAsiaTheme="minorEastAsia" w:hint="eastAsia"/>
          <w:lang w:eastAsia="zh-CN"/>
        </w:rPr>
        <w:t>是</w:t>
      </w:r>
      <w:r w:rsidR="003E74DA">
        <w:rPr>
          <w:rFonts w:eastAsiaTheme="minorEastAsia" w:hint="eastAsia"/>
          <w:lang w:eastAsia="zh-CN"/>
        </w:rPr>
        <w:t>AOI Storage</w:t>
      </w:r>
      <w:r w:rsidR="003E74DA">
        <w:rPr>
          <w:rFonts w:eastAsiaTheme="minorEastAsia"/>
          <w:lang w:eastAsia="zh-CN"/>
        </w:rPr>
        <w:t xml:space="preserve"> </w:t>
      </w:r>
      <w:r w:rsidR="003E74DA">
        <w:rPr>
          <w:rFonts w:eastAsiaTheme="minorEastAsia" w:hint="eastAsia"/>
          <w:lang w:eastAsia="zh-CN"/>
        </w:rPr>
        <w:t>Stage</w:t>
      </w:r>
      <w:r w:rsidR="00AE4C1B">
        <w:rPr>
          <w:rFonts w:eastAsiaTheme="minorEastAsia" w:hint="eastAsia"/>
          <w:lang w:eastAsia="zh-CN"/>
        </w:rPr>
        <w:t>，如果</w:t>
      </w:r>
      <w:r w:rsidR="0081636E">
        <w:rPr>
          <w:rFonts w:eastAsiaTheme="minorEastAsia" w:hint="eastAsia"/>
          <w:lang w:eastAsia="zh-CN"/>
        </w:rPr>
        <w:t>不是，工具</w:t>
      </w:r>
      <w:r w:rsidR="00E5645F">
        <w:rPr>
          <w:rFonts w:eastAsiaTheme="minorEastAsia" w:hint="eastAsia"/>
          <w:lang w:eastAsia="zh-CN"/>
        </w:rPr>
        <w:t>提示并</w:t>
      </w:r>
      <w:r w:rsidR="0081636E">
        <w:rPr>
          <w:rFonts w:eastAsiaTheme="minorEastAsia" w:hint="eastAsia"/>
          <w:lang w:eastAsia="zh-CN"/>
        </w:rPr>
        <w:t>退出运行。</w:t>
      </w:r>
    </w:p>
    <w:p w14:paraId="0298A4E6" w14:textId="763C24FB" w:rsidR="006B6DF8" w:rsidRDefault="006B6DF8" w:rsidP="00A443BD">
      <w:pPr>
        <w:pStyle w:val="ListParagraph"/>
        <w:numPr>
          <w:ilvl w:val="1"/>
          <w:numId w:val="7"/>
        </w:numPr>
        <w:ind w:firstLineChars="0"/>
        <w:rPr>
          <w:rFonts w:eastAsiaTheme="minorEastAsia"/>
          <w:lang w:eastAsia="zh-CN"/>
        </w:rPr>
      </w:pPr>
      <w:r>
        <w:rPr>
          <w:rFonts w:eastAsiaTheme="minorEastAsia" w:hint="eastAsia"/>
          <w:lang w:eastAsia="zh-CN"/>
        </w:rPr>
        <w:t>根目录绝对路径</w:t>
      </w:r>
      <w:proofErr w:type="spellStart"/>
      <w:r>
        <w:rPr>
          <w:rFonts w:eastAsiaTheme="minorEastAsia" w:hint="eastAsia"/>
          <w:lang w:eastAsia="zh-CN"/>
        </w:rPr>
        <w:t>LocalRootDirAbsPath</w:t>
      </w:r>
      <w:proofErr w:type="spellEnd"/>
      <w:r>
        <w:rPr>
          <w:rFonts w:eastAsiaTheme="minorEastAsia" w:hint="eastAsia"/>
          <w:lang w:eastAsia="zh-CN"/>
        </w:rPr>
        <w:t>。</w:t>
      </w:r>
    </w:p>
    <w:p w14:paraId="7C63B0C9" w14:textId="50CE22F7" w:rsidR="006B6DF8" w:rsidRDefault="006B6DF8" w:rsidP="006B6DF8">
      <w:pPr>
        <w:pStyle w:val="ListParagraph"/>
        <w:ind w:left="1440" w:firstLineChars="0" w:firstLine="0"/>
        <w:rPr>
          <w:rFonts w:eastAsiaTheme="minorEastAsia"/>
          <w:lang w:eastAsia="zh-CN"/>
        </w:rPr>
      </w:pPr>
      <w:r>
        <w:rPr>
          <w:rFonts w:eastAsiaTheme="minorEastAsia" w:hint="eastAsia"/>
          <w:lang w:eastAsia="zh-CN"/>
        </w:rPr>
        <w:t>是检测设备资料存储的根目录路径。</w:t>
      </w:r>
    </w:p>
    <w:p w14:paraId="283737B9" w14:textId="77777777" w:rsidR="00DA74FA" w:rsidRDefault="006B6DF8" w:rsidP="00A443BD">
      <w:pPr>
        <w:pStyle w:val="ListParagraph"/>
        <w:numPr>
          <w:ilvl w:val="1"/>
          <w:numId w:val="7"/>
        </w:numPr>
        <w:ind w:firstLineChars="0"/>
        <w:rPr>
          <w:rFonts w:eastAsiaTheme="minorEastAsia"/>
          <w:lang w:eastAsia="zh-CN"/>
        </w:rPr>
      </w:pPr>
      <w:r w:rsidRPr="006B6DF8">
        <w:rPr>
          <w:rFonts w:eastAsiaTheme="minorEastAsia"/>
          <w:lang w:eastAsia="zh-CN"/>
        </w:rPr>
        <w:t>AOI</w:t>
      </w:r>
      <w:r w:rsidRPr="006B6DF8">
        <w:rPr>
          <w:rFonts w:eastAsiaTheme="minorEastAsia" w:hint="eastAsia"/>
          <w:lang w:eastAsia="zh-CN"/>
        </w:rPr>
        <w:t>资料存储服务器</w:t>
      </w:r>
      <w:r w:rsidRPr="006B6DF8">
        <w:rPr>
          <w:rFonts w:eastAsiaTheme="minorEastAsia"/>
          <w:lang w:eastAsia="zh-CN"/>
        </w:rPr>
        <w:t>FTP</w:t>
      </w:r>
      <w:r w:rsidRPr="006B6DF8">
        <w:rPr>
          <w:rFonts w:eastAsiaTheme="minorEastAsia" w:hint="eastAsia"/>
          <w:lang w:eastAsia="zh-CN"/>
        </w:rPr>
        <w:t>访问配置</w:t>
      </w:r>
      <w:proofErr w:type="spellStart"/>
      <w:r w:rsidRPr="006B6DF8">
        <w:rPr>
          <w:rFonts w:eastAsiaTheme="minorEastAsia"/>
          <w:lang w:eastAsia="zh-CN"/>
        </w:rPr>
        <w:t>AOIStorageServer</w:t>
      </w:r>
      <w:proofErr w:type="spellEnd"/>
      <w:r>
        <w:rPr>
          <w:rFonts w:eastAsiaTheme="minorEastAsia" w:hint="eastAsia"/>
          <w:lang w:eastAsia="zh-CN"/>
        </w:rPr>
        <w:t>。</w:t>
      </w:r>
    </w:p>
    <w:p w14:paraId="4671C7DE" w14:textId="7027FE53" w:rsidR="00DA74FA" w:rsidRPr="00DA74FA" w:rsidRDefault="00DA74FA" w:rsidP="00DA74FA">
      <w:pPr>
        <w:pStyle w:val="ListParagraph"/>
        <w:ind w:left="1440" w:firstLineChars="0" w:firstLine="0"/>
        <w:rPr>
          <w:rFonts w:eastAsiaTheme="minorEastAsia"/>
          <w:lang w:eastAsia="zh-CN"/>
        </w:rPr>
      </w:pPr>
      <w:r w:rsidRPr="00DA74FA">
        <w:rPr>
          <w:rFonts w:eastAsiaTheme="minorEastAsia" w:hint="eastAsia"/>
          <w:lang w:eastAsia="zh-CN"/>
        </w:rPr>
        <w:t>目前</w:t>
      </w:r>
      <w:r>
        <w:rPr>
          <w:rFonts w:eastAsiaTheme="minorEastAsia" w:hint="eastAsia"/>
          <w:lang w:eastAsia="zh-CN"/>
        </w:rPr>
        <w:t>，其</w:t>
      </w:r>
      <w:r w:rsidRPr="00DA74FA">
        <w:rPr>
          <w:rFonts w:eastAsiaTheme="minorEastAsia" w:hint="eastAsia"/>
          <w:lang w:eastAsia="zh-CN"/>
        </w:rPr>
        <w:t>值</w:t>
      </w:r>
      <w:r w:rsidR="003D3BD6">
        <w:rPr>
          <w:rFonts w:eastAsiaTheme="minorEastAsia" w:hint="eastAsia"/>
          <w:lang w:eastAsia="zh-CN"/>
        </w:rPr>
        <w:t>只能是</w:t>
      </w:r>
      <w:proofErr w:type="spellStart"/>
      <w:r w:rsidR="00BA726A">
        <w:rPr>
          <w:rFonts w:eastAsiaTheme="minorEastAsia" w:hint="eastAsia"/>
          <w:lang w:eastAsia="zh-CN"/>
        </w:rPr>
        <w:t>AOIServer</w:t>
      </w:r>
      <w:proofErr w:type="spellEnd"/>
      <w:r w:rsidRPr="00DA74FA">
        <w:rPr>
          <w:rFonts w:eastAsiaTheme="minorEastAsia" w:hint="eastAsia"/>
          <w:lang w:eastAsia="zh-CN"/>
        </w:rPr>
        <w:t>。</w:t>
      </w:r>
    </w:p>
    <w:p w14:paraId="08BE645D" w14:textId="2F7C6159" w:rsidR="006B6DF8" w:rsidRPr="006B6DF8" w:rsidRDefault="00B05D09" w:rsidP="006B6DF8">
      <w:pPr>
        <w:pStyle w:val="ListParagraph"/>
        <w:ind w:left="1440" w:firstLineChars="0" w:firstLine="0"/>
        <w:rPr>
          <w:rFonts w:eastAsiaTheme="minorEastAsia"/>
        </w:rPr>
      </w:pPr>
      <w:r>
        <w:rPr>
          <w:rFonts w:asciiTheme="minorEastAsia" w:eastAsiaTheme="minorEastAsia" w:hAnsiTheme="minorEastAsia" w:hint="eastAsia"/>
          <w:lang w:eastAsia="zh-CN"/>
        </w:rPr>
        <w:t>使用</w:t>
      </w:r>
      <w:r w:rsidR="006B6DF8">
        <w:t xml:space="preserve">Web Service </w:t>
      </w:r>
      <w:r>
        <w:rPr>
          <w:rFonts w:asciiTheme="minorEastAsia" w:eastAsiaTheme="minorEastAsia" w:hAnsiTheme="minorEastAsia" w:hint="eastAsia"/>
          <w:lang w:eastAsia="zh-CN"/>
        </w:rPr>
        <w:t>接口</w:t>
      </w:r>
      <w:proofErr w:type="spellStart"/>
      <w:r w:rsidR="006B6DF8">
        <w:t>GetConnectConfig</w:t>
      </w:r>
      <w:proofErr w:type="spellEnd"/>
      <w:r w:rsidR="00AC4C98">
        <w:rPr>
          <w:rFonts w:asciiTheme="minorEastAsia" w:eastAsiaTheme="minorEastAsia" w:hAnsiTheme="minorEastAsia" w:hint="eastAsia"/>
          <w:lang w:eastAsia="zh-CN"/>
        </w:rPr>
        <w:t>，把</w:t>
      </w:r>
      <w:proofErr w:type="spellStart"/>
      <w:r w:rsidR="00AC4C98" w:rsidRPr="006B6DF8">
        <w:rPr>
          <w:rFonts w:eastAsiaTheme="minorEastAsia"/>
          <w:lang w:eastAsia="zh-CN"/>
        </w:rPr>
        <w:t>AOIStorageServer</w:t>
      </w:r>
      <w:proofErr w:type="spellEnd"/>
      <w:r w:rsidR="00AC4C98">
        <w:rPr>
          <w:rFonts w:eastAsiaTheme="minorEastAsia" w:hint="eastAsia"/>
          <w:lang w:eastAsia="zh-CN"/>
        </w:rPr>
        <w:t>值当做参数，</w:t>
      </w:r>
      <w:r w:rsidR="006B6DF8">
        <w:rPr>
          <w:rFonts w:hint="eastAsia"/>
        </w:rPr>
        <w:t>获取配置</w:t>
      </w:r>
      <w:r w:rsidR="006B6DF8">
        <w:rPr>
          <w:rFonts w:hint="eastAsia"/>
        </w:rPr>
        <w:t>Host</w:t>
      </w:r>
      <w:r w:rsidR="006B6DF8">
        <w:rPr>
          <w:rFonts w:hint="eastAsia"/>
        </w:rPr>
        <w:t>，</w:t>
      </w:r>
      <w:r w:rsidR="006B6DF8">
        <w:rPr>
          <w:rFonts w:hint="eastAsia"/>
        </w:rPr>
        <w:t>Port</w:t>
      </w:r>
      <w:r w:rsidR="006B6DF8">
        <w:rPr>
          <w:rFonts w:hint="eastAsia"/>
        </w:rPr>
        <w:t>，</w:t>
      </w:r>
      <w:r w:rsidR="006B6DF8">
        <w:rPr>
          <w:rFonts w:hint="eastAsia"/>
        </w:rPr>
        <w:t>User</w:t>
      </w:r>
      <w:r w:rsidR="006B6DF8">
        <w:rPr>
          <w:rFonts w:hint="eastAsia"/>
        </w:rPr>
        <w:t>，</w:t>
      </w:r>
      <w:r w:rsidR="006B6DF8">
        <w:rPr>
          <w:rFonts w:hint="eastAsia"/>
        </w:rPr>
        <w:t>Password</w:t>
      </w:r>
      <w:r w:rsidR="006B6DF8">
        <w:rPr>
          <w:rFonts w:hint="eastAsia"/>
        </w:rPr>
        <w:t>和</w:t>
      </w:r>
      <w:r w:rsidR="006B6DF8" w:rsidRPr="006B6DF8">
        <w:rPr>
          <w:rFonts w:eastAsiaTheme="minorEastAsia" w:hint="eastAsia"/>
          <w:lang w:eastAsia="zh-CN"/>
        </w:rPr>
        <w:t>服务器上的</w:t>
      </w:r>
      <w:proofErr w:type="spellStart"/>
      <w:r w:rsidR="006B6DF8" w:rsidRPr="006B6DF8">
        <w:t>AbsoluteDirPath</w:t>
      </w:r>
      <w:proofErr w:type="spellEnd"/>
      <w:r w:rsidR="00AC4C98">
        <w:rPr>
          <w:rFonts w:asciiTheme="minorEastAsia" w:eastAsiaTheme="minorEastAsia" w:hAnsiTheme="minorEastAsia" w:hint="eastAsia"/>
          <w:lang w:eastAsia="zh-CN"/>
        </w:rPr>
        <w:t>。</w:t>
      </w:r>
    </w:p>
    <w:p w14:paraId="4CE4128B" w14:textId="663A6CD7" w:rsidR="00AC4C98" w:rsidDel="002A4BBC" w:rsidRDefault="00AC4C98" w:rsidP="00A443BD">
      <w:pPr>
        <w:pStyle w:val="ListParagraph"/>
        <w:numPr>
          <w:ilvl w:val="1"/>
          <w:numId w:val="7"/>
        </w:numPr>
        <w:ind w:firstLineChars="0"/>
        <w:rPr>
          <w:del w:id="43" w:author="Guangnai Wang/WZS/Wistron" w:date="2019-09-17T12:58:00Z"/>
          <w:rFonts w:eastAsiaTheme="minorEastAsia"/>
          <w:lang w:eastAsia="zh-CN"/>
        </w:rPr>
      </w:pPr>
      <w:del w:id="44" w:author="Guangnai Wang/WZS/Wistron" w:date="2019-09-17T12:58:00Z">
        <w:r w:rsidRPr="00AC4C98" w:rsidDel="002A4BBC">
          <w:rPr>
            <w:rFonts w:eastAsiaTheme="minorEastAsia"/>
            <w:lang w:eastAsia="zh-CN"/>
          </w:rPr>
          <w:delText>3DX</w:delText>
        </w:r>
        <w:r w:rsidRPr="00AC4C98" w:rsidDel="002A4BBC">
          <w:rPr>
            <w:rFonts w:eastAsiaTheme="minorEastAsia" w:hint="eastAsia"/>
            <w:lang w:eastAsia="zh-CN"/>
          </w:rPr>
          <w:delText>格式文件存储</w:delText>
        </w:r>
        <w:r w:rsidRPr="00AC4C98" w:rsidDel="002A4BBC">
          <w:rPr>
            <w:rFonts w:eastAsiaTheme="minorEastAsia"/>
            <w:lang w:eastAsia="zh-CN"/>
          </w:rPr>
          <w:delText>TIDC</w:delText>
        </w:r>
        <w:r w:rsidRPr="00AC4C98" w:rsidDel="002A4BBC">
          <w:rPr>
            <w:rFonts w:eastAsiaTheme="minorEastAsia" w:hint="eastAsia"/>
            <w:lang w:eastAsia="zh-CN"/>
          </w:rPr>
          <w:delText>系统服务器</w:delText>
        </w:r>
        <w:r w:rsidRPr="00AC4C98" w:rsidDel="002A4BBC">
          <w:rPr>
            <w:rFonts w:eastAsiaTheme="minorEastAsia"/>
            <w:lang w:eastAsia="zh-CN"/>
          </w:rPr>
          <w:delText>FTP</w:delText>
        </w:r>
        <w:r w:rsidRPr="00AC4C98" w:rsidDel="002A4BBC">
          <w:rPr>
            <w:rFonts w:eastAsiaTheme="minorEastAsia" w:hint="eastAsia"/>
            <w:lang w:eastAsia="zh-CN"/>
          </w:rPr>
          <w:delText>访问配置</w:delText>
        </w:r>
        <w:r w:rsidRPr="00AC4C98" w:rsidDel="002A4BBC">
          <w:rPr>
            <w:rFonts w:eastAsiaTheme="minorEastAsia"/>
            <w:lang w:eastAsia="zh-CN"/>
          </w:rPr>
          <w:delText>AOI3DXStorageServer</w:delText>
        </w:r>
        <w:r w:rsidDel="002A4BBC">
          <w:rPr>
            <w:rFonts w:eastAsiaTheme="minorEastAsia" w:hint="eastAsia"/>
            <w:lang w:eastAsia="zh-CN"/>
          </w:rPr>
          <w:delText>。</w:delText>
        </w:r>
      </w:del>
    </w:p>
    <w:p w14:paraId="16F5737D" w14:textId="15B4D14E" w:rsidR="00AC4C98" w:rsidRPr="00AC4C98" w:rsidDel="002A4BBC" w:rsidRDefault="00AC4C98" w:rsidP="00AC4C98">
      <w:pPr>
        <w:pStyle w:val="ListParagraph"/>
        <w:ind w:left="1440" w:firstLineChars="0" w:firstLine="0"/>
        <w:rPr>
          <w:del w:id="45" w:author="Guangnai Wang/WZS/Wistron" w:date="2019-09-17T12:58:00Z"/>
          <w:rFonts w:eastAsiaTheme="minorEastAsia"/>
          <w:lang w:eastAsia="zh-CN"/>
        </w:rPr>
      </w:pPr>
      <w:del w:id="46" w:author="Guangnai Wang/WZS/Wistron" w:date="2019-09-17T12:58:00Z">
        <w:r w:rsidRPr="00AC4C98" w:rsidDel="002A4BBC">
          <w:rPr>
            <w:rFonts w:eastAsiaTheme="minorEastAsia" w:hint="eastAsia"/>
            <w:lang w:eastAsia="zh-CN"/>
          </w:rPr>
          <w:delText>目前，其值只能是</w:delText>
        </w:r>
        <w:r w:rsidRPr="00AC4C98" w:rsidDel="002A4BBC">
          <w:rPr>
            <w:rFonts w:eastAsiaTheme="minorEastAsia" w:hint="eastAsia"/>
            <w:lang w:eastAsia="zh-CN"/>
          </w:rPr>
          <w:delText>AOI3DXServer</w:delText>
        </w:r>
        <w:r w:rsidRPr="00AC4C98" w:rsidDel="002A4BBC">
          <w:rPr>
            <w:rFonts w:eastAsiaTheme="minorEastAsia" w:hint="eastAsia"/>
            <w:lang w:eastAsia="zh-CN"/>
          </w:rPr>
          <w:delText>。</w:delText>
        </w:r>
        <w:r w:rsidR="00B05D09" w:rsidDel="002A4BBC">
          <w:rPr>
            <w:rFonts w:asciiTheme="minorEastAsia" w:eastAsiaTheme="minorEastAsia" w:hAnsiTheme="minorEastAsia" w:hint="eastAsia"/>
            <w:lang w:eastAsia="zh-CN"/>
          </w:rPr>
          <w:delText>使用</w:delText>
        </w:r>
        <w:r w:rsidDel="002A4BBC">
          <w:rPr>
            <w:lang w:eastAsia="zh-CN"/>
          </w:rPr>
          <w:delText>Web Service</w:delText>
        </w:r>
        <w:r w:rsidR="00B05D09" w:rsidDel="002A4BBC">
          <w:rPr>
            <w:rFonts w:asciiTheme="minorEastAsia" w:eastAsiaTheme="minorEastAsia" w:hAnsiTheme="minorEastAsia" w:hint="eastAsia"/>
            <w:lang w:eastAsia="zh-CN"/>
          </w:rPr>
          <w:delText>接口</w:delText>
        </w:r>
        <w:r w:rsidDel="002A4BBC">
          <w:rPr>
            <w:lang w:eastAsia="zh-CN"/>
          </w:rPr>
          <w:delText>GetConnectConfig</w:delText>
        </w:r>
        <w:r w:rsidRPr="00AC4C98" w:rsidDel="002A4BBC">
          <w:rPr>
            <w:rFonts w:asciiTheme="minorEastAsia" w:eastAsiaTheme="minorEastAsia" w:hAnsiTheme="minorEastAsia" w:hint="eastAsia"/>
            <w:lang w:eastAsia="zh-CN"/>
          </w:rPr>
          <w:delText>，把</w:delText>
        </w:r>
        <w:r w:rsidRPr="00AC4C98" w:rsidDel="002A4BBC">
          <w:rPr>
            <w:rFonts w:eastAsiaTheme="minorEastAsia"/>
            <w:lang w:eastAsia="zh-CN"/>
          </w:rPr>
          <w:delText>AOIStorageServer</w:delText>
        </w:r>
        <w:r w:rsidRPr="00AC4C98" w:rsidDel="002A4BBC">
          <w:rPr>
            <w:rFonts w:eastAsiaTheme="minorEastAsia" w:hint="eastAsia"/>
            <w:lang w:eastAsia="zh-CN"/>
          </w:rPr>
          <w:delText>值当做参数，</w:delText>
        </w:r>
        <w:r w:rsidDel="002A4BBC">
          <w:rPr>
            <w:rFonts w:hint="eastAsia"/>
            <w:lang w:eastAsia="zh-CN"/>
          </w:rPr>
          <w:delText>获取配置</w:delText>
        </w:r>
        <w:r w:rsidDel="002A4BBC">
          <w:rPr>
            <w:rFonts w:hint="eastAsia"/>
            <w:lang w:eastAsia="zh-CN"/>
          </w:rPr>
          <w:delText>Host</w:delText>
        </w:r>
        <w:r w:rsidDel="002A4BBC">
          <w:rPr>
            <w:rFonts w:hint="eastAsia"/>
            <w:lang w:eastAsia="zh-CN"/>
          </w:rPr>
          <w:delText>，</w:delText>
        </w:r>
        <w:r w:rsidDel="002A4BBC">
          <w:rPr>
            <w:rFonts w:hint="eastAsia"/>
            <w:lang w:eastAsia="zh-CN"/>
          </w:rPr>
          <w:delText>Port</w:delText>
        </w:r>
        <w:r w:rsidDel="002A4BBC">
          <w:rPr>
            <w:rFonts w:hint="eastAsia"/>
            <w:lang w:eastAsia="zh-CN"/>
          </w:rPr>
          <w:delText>，</w:delText>
        </w:r>
        <w:r w:rsidDel="002A4BBC">
          <w:rPr>
            <w:rFonts w:hint="eastAsia"/>
            <w:lang w:eastAsia="zh-CN"/>
          </w:rPr>
          <w:delText>User</w:delText>
        </w:r>
        <w:r w:rsidDel="002A4BBC">
          <w:rPr>
            <w:rFonts w:hint="eastAsia"/>
            <w:lang w:eastAsia="zh-CN"/>
          </w:rPr>
          <w:delText>，</w:delText>
        </w:r>
        <w:r w:rsidDel="002A4BBC">
          <w:rPr>
            <w:rFonts w:hint="eastAsia"/>
            <w:lang w:eastAsia="zh-CN"/>
          </w:rPr>
          <w:delText>Password</w:delText>
        </w:r>
        <w:r w:rsidDel="002A4BBC">
          <w:rPr>
            <w:rFonts w:hint="eastAsia"/>
            <w:lang w:eastAsia="zh-CN"/>
          </w:rPr>
          <w:delText>和</w:delText>
        </w:r>
        <w:r w:rsidRPr="00AC4C98" w:rsidDel="002A4BBC">
          <w:rPr>
            <w:rFonts w:eastAsiaTheme="minorEastAsia" w:hint="eastAsia"/>
            <w:lang w:eastAsia="zh-CN"/>
          </w:rPr>
          <w:delText>服务器上的</w:delText>
        </w:r>
        <w:r w:rsidRPr="006B6DF8" w:rsidDel="002A4BBC">
          <w:rPr>
            <w:lang w:eastAsia="zh-CN"/>
          </w:rPr>
          <w:delText>AbsoluteDirPath</w:delText>
        </w:r>
        <w:r w:rsidRPr="00AC4C98" w:rsidDel="002A4BBC">
          <w:rPr>
            <w:rFonts w:asciiTheme="minorEastAsia" w:eastAsiaTheme="minorEastAsia" w:hAnsiTheme="minorEastAsia" w:hint="eastAsia"/>
            <w:lang w:eastAsia="zh-CN"/>
          </w:rPr>
          <w:delText>。</w:delText>
        </w:r>
      </w:del>
    </w:p>
    <w:p w14:paraId="200BE9DC" w14:textId="77777777" w:rsidR="00A753BC" w:rsidRDefault="00A753BC" w:rsidP="001853C1">
      <w:pPr>
        <w:pStyle w:val="ListParagraph"/>
        <w:ind w:left="1320" w:firstLineChars="0" w:firstLine="0"/>
        <w:rPr>
          <w:rFonts w:eastAsiaTheme="minorEastAsia"/>
          <w:lang w:eastAsia="zh-CN"/>
        </w:rPr>
      </w:pPr>
    </w:p>
    <w:p w14:paraId="0B60D475" w14:textId="2A06324F" w:rsidR="00A753BC" w:rsidRPr="00A753BC" w:rsidRDefault="00A753BC" w:rsidP="00A753BC">
      <w:pPr>
        <w:rPr>
          <w:rFonts w:eastAsiaTheme="minorEastAsia"/>
        </w:rPr>
      </w:pPr>
    </w:p>
    <w:p w14:paraId="67C0C651" w14:textId="77777777" w:rsidR="009F308D" w:rsidRPr="008F397C" w:rsidRDefault="009F308D" w:rsidP="008F397C">
      <w:pPr>
        <w:rPr>
          <w:rFonts w:eastAsiaTheme="minorEastAsia"/>
        </w:rPr>
      </w:pPr>
    </w:p>
    <w:p w14:paraId="700C45A1" w14:textId="5C2E1101" w:rsidR="00E01EEE" w:rsidRDefault="001853C1" w:rsidP="008F397C">
      <w:pPr>
        <w:pStyle w:val="Heading5"/>
        <w:rPr>
          <w:lang w:eastAsia="zh-CN"/>
        </w:rPr>
      </w:pPr>
      <w:bookmarkStart w:id="47" w:name="_Toc12290842"/>
      <w:r>
        <w:rPr>
          <w:rFonts w:hint="eastAsia"/>
          <w:lang w:eastAsia="zh-CN"/>
        </w:rPr>
        <w:t>上传A</w:t>
      </w:r>
      <w:r>
        <w:rPr>
          <w:lang w:eastAsia="zh-CN"/>
        </w:rPr>
        <w:t>OI</w:t>
      </w:r>
      <w:r>
        <w:rPr>
          <w:rFonts w:hint="eastAsia"/>
          <w:lang w:eastAsia="zh-CN"/>
        </w:rPr>
        <w:t>资料</w:t>
      </w:r>
      <w:bookmarkEnd w:id="47"/>
    </w:p>
    <w:p w14:paraId="6E4F44A7" w14:textId="492214F5" w:rsidR="00872A81" w:rsidRDefault="00872A81" w:rsidP="00872A81"/>
    <w:p w14:paraId="3B8AE075" w14:textId="619AF246" w:rsidR="00037E8E" w:rsidRDefault="00E55A27" w:rsidP="00037E8E">
      <w:r>
        <w:rPr>
          <w:rFonts w:ascii="宋体" w:eastAsia="宋体" w:hAnsi="宋体" w:cs="宋体" w:hint="eastAsia"/>
        </w:rPr>
        <w:t xml:space="preserve">    </w:t>
      </w:r>
      <w:r w:rsidR="00037E8E">
        <w:rPr>
          <w:rFonts w:ascii="宋体" w:eastAsia="宋体" w:hAnsi="宋体" w:cs="宋体" w:hint="eastAsia"/>
        </w:rPr>
        <w:t>根据不同线别和站别上传</w:t>
      </w:r>
      <w:r w:rsidR="00037E8E">
        <w:t>AOI</w:t>
      </w:r>
      <w:r w:rsidR="00037E8E">
        <w:rPr>
          <w:rFonts w:ascii="宋体" w:eastAsia="宋体" w:hAnsi="宋体" w:cs="宋体" w:hint="eastAsia"/>
        </w:rPr>
        <w:t>资料到</w:t>
      </w:r>
      <w:r w:rsidR="00037E8E">
        <w:t>AOI</w:t>
      </w:r>
      <w:r w:rsidR="00037E8E">
        <w:rPr>
          <w:rFonts w:ascii="宋体" w:eastAsia="宋体" w:hAnsi="宋体" w:cs="宋体" w:hint="eastAsia"/>
        </w:rPr>
        <w:t>存储服务器</w:t>
      </w:r>
    </w:p>
    <w:p w14:paraId="22CA3F77" w14:textId="77777777" w:rsidR="00037E8E" w:rsidRDefault="00037E8E" w:rsidP="00872A81">
      <w:pPr>
        <w:rPr>
          <w:rFonts w:ascii="宋体" w:eastAsia="宋体" w:hAnsi="宋体" w:cs="宋体"/>
        </w:rPr>
      </w:pPr>
    </w:p>
    <w:p w14:paraId="13284D07" w14:textId="47DF0B5E" w:rsidR="00872A81" w:rsidRPr="00E55A27" w:rsidRDefault="00E55A27" w:rsidP="00A443BD">
      <w:pPr>
        <w:pStyle w:val="ListParagraph"/>
        <w:numPr>
          <w:ilvl w:val="0"/>
          <w:numId w:val="9"/>
        </w:numPr>
        <w:ind w:firstLineChars="0"/>
        <w:rPr>
          <w:rFonts w:eastAsiaTheme="minorEastAsia"/>
          <w:lang w:eastAsia="zh-CN"/>
        </w:rPr>
      </w:pPr>
      <w:r w:rsidRPr="00E55A27">
        <w:rPr>
          <w:rFonts w:eastAsiaTheme="minorEastAsia" w:hint="eastAsia"/>
          <w:lang w:eastAsia="zh-CN"/>
        </w:rPr>
        <w:t>不同线别和站别的客户端具体存放位置不同。请参考</w:t>
      </w:r>
      <w:r w:rsidR="00872A81" w:rsidRPr="00E55A27">
        <w:rPr>
          <w:rFonts w:eastAsiaTheme="minorEastAsia" w:hint="eastAsia"/>
          <w:lang w:eastAsia="zh-CN"/>
        </w:rPr>
        <w:t>文件《光学检测设备资料存储路径说明</w:t>
      </w:r>
      <w:r w:rsidR="00872A81" w:rsidRPr="00E55A27">
        <w:rPr>
          <w:rFonts w:eastAsiaTheme="minorEastAsia"/>
          <w:lang w:eastAsia="zh-CN"/>
        </w:rPr>
        <w:t>.</w:t>
      </w:r>
      <w:proofErr w:type="spellStart"/>
      <w:r w:rsidR="00872A81" w:rsidRPr="00E55A27">
        <w:rPr>
          <w:rFonts w:eastAsiaTheme="minorEastAsia"/>
          <w:lang w:eastAsia="zh-CN"/>
        </w:rPr>
        <w:t>pptx</w:t>
      </w:r>
      <w:proofErr w:type="spellEnd"/>
      <w:r w:rsidR="00872A81" w:rsidRPr="00E55A27">
        <w:rPr>
          <w:rFonts w:eastAsiaTheme="minorEastAsia" w:hint="eastAsia"/>
          <w:lang w:eastAsia="zh-CN"/>
        </w:rPr>
        <w:t>》</w:t>
      </w:r>
      <w:r w:rsidRPr="00E55A27">
        <w:rPr>
          <w:rFonts w:eastAsiaTheme="minorEastAsia" w:hint="eastAsia"/>
          <w:lang w:eastAsia="zh-CN"/>
        </w:rPr>
        <w:t>。</w:t>
      </w:r>
    </w:p>
    <w:p w14:paraId="6BFF0744" w14:textId="5CA3137A" w:rsidR="00872A81" w:rsidRPr="0066258A" w:rsidRDefault="00724863" w:rsidP="00A443BD">
      <w:pPr>
        <w:pStyle w:val="ListParagraph"/>
        <w:numPr>
          <w:ilvl w:val="0"/>
          <w:numId w:val="9"/>
        </w:numPr>
        <w:ind w:firstLineChars="0"/>
        <w:rPr>
          <w:rFonts w:eastAsiaTheme="minorEastAsia"/>
          <w:lang w:eastAsia="zh-CN"/>
        </w:rPr>
      </w:pPr>
      <w:r w:rsidRPr="0066258A">
        <w:rPr>
          <w:rFonts w:eastAsiaTheme="minorEastAsia" w:hint="eastAsia"/>
          <w:lang w:eastAsia="zh-CN"/>
        </w:rPr>
        <w:t>存放在服务端的路径：</w:t>
      </w:r>
      <w:r w:rsidR="00872A81" w:rsidRPr="0066258A">
        <w:rPr>
          <w:rFonts w:eastAsiaTheme="minorEastAsia"/>
          <w:lang w:eastAsia="zh-CN"/>
        </w:rPr>
        <w:t>FTP</w:t>
      </w:r>
      <w:r w:rsidR="00872A81" w:rsidRPr="0066258A">
        <w:rPr>
          <w:rFonts w:eastAsiaTheme="minorEastAsia" w:hint="eastAsia"/>
          <w:lang w:eastAsia="zh-CN"/>
        </w:rPr>
        <w:t>设定存放的根目录路径</w:t>
      </w:r>
      <w:r w:rsidR="00872A81" w:rsidRPr="0066258A">
        <w:rPr>
          <w:rFonts w:eastAsiaTheme="minorEastAsia"/>
          <w:lang w:eastAsia="zh-CN"/>
        </w:rPr>
        <w:t>/</w:t>
      </w:r>
      <w:r w:rsidR="00872A81" w:rsidRPr="0066258A">
        <w:rPr>
          <w:rFonts w:eastAsiaTheme="minorEastAsia" w:hint="eastAsia"/>
          <w:lang w:eastAsia="zh-CN"/>
        </w:rPr>
        <w:t>线别</w:t>
      </w:r>
      <w:r w:rsidR="00872A81" w:rsidRPr="0066258A">
        <w:rPr>
          <w:rFonts w:eastAsiaTheme="minorEastAsia"/>
          <w:lang w:eastAsia="zh-CN"/>
        </w:rPr>
        <w:t>/</w:t>
      </w:r>
      <w:r w:rsidR="00872A81" w:rsidRPr="0066258A">
        <w:rPr>
          <w:rFonts w:eastAsiaTheme="minorEastAsia" w:hint="eastAsia"/>
          <w:lang w:eastAsia="zh-CN"/>
        </w:rPr>
        <w:t>站别</w:t>
      </w:r>
      <w:r w:rsidR="00872A81" w:rsidRPr="0066258A">
        <w:rPr>
          <w:rFonts w:eastAsiaTheme="minorEastAsia"/>
          <w:lang w:eastAsia="zh-CN"/>
        </w:rPr>
        <w:t>/</w:t>
      </w:r>
      <w:r w:rsidR="00872A81" w:rsidRPr="0066258A">
        <w:rPr>
          <w:rFonts w:eastAsiaTheme="minorEastAsia" w:hint="eastAsia"/>
          <w:lang w:eastAsia="zh-CN"/>
        </w:rPr>
        <w:t>客户端根目录下的相对路径。</w:t>
      </w:r>
    </w:p>
    <w:p w14:paraId="797E50C6" w14:textId="5A6DE630" w:rsidR="009F308D" w:rsidRPr="00B403D6" w:rsidRDefault="009F308D" w:rsidP="00B403D6">
      <w:pPr>
        <w:rPr>
          <w:rFonts w:eastAsiaTheme="minorEastAsia"/>
        </w:rPr>
      </w:pPr>
    </w:p>
    <w:p w14:paraId="7B04FA47" w14:textId="6829DAAF" w:rsidR="00435D28" w:rsidRDefault="00435D28" w:rsidP="00F7629F">
      <w:pPr>
        <w:pStyle w:val="ListParagraph"/>
        <w:ind w:leftChars="400" w:left="960" w:firstLineChars="0" w:firstLine="0"/>
        <w:rPr>
          <w:rFonts w:eastAsiaTheme="minorEastAsia"/>
          <w:lang w:eastAsia="zh-CN"/>
        </w:rPr>
      </w:pPr>
    </w:p>
    <w:p w14:paraId="28B752C1" w14:textId="27FE7009" w:rsidR="001853C1" w:rsidRDefault="001853C1" w:rsidP="001853C1">
      <w:pPr>
        <w:pStyle w:val="Heading5"/>
        <w:rPr>
          <w:lang w:eastAsia="zh-CN"/>
        </w:rPr>
      </w:pPr>
      <w:bookmarkStart w:id="48" w:name="_Toc12290843"/>
      <w:r>
        <w:rPr>
          <w:rFonts w:hint="eastAsia"/>
          <w:lang w:eastAsia="zh-CN"/>
        </w:rPr>
        <w:t>添加AOI资料上传记录</w:t>
      </w:r>
      <w:bookmarkEnd w:id="48"/>
    </w:p>
    <w:p w14:paraId="13C809BD" w14:textId="590DED28" w:rsidR="00F54E83" w:rsidRPr="00B403D6" w:rsidRDefault="00F54E83" w:rsidP="00F7629F">
      <w:pPr>
        <w:pStyle w:val="ListParagraph"/>
        <w:ind w:leftChars="400" w:left="960" w:firstLineChars="0" w:firstLine="0"/>
        <w:rPr>
          <w:lang w:eastAsia="zh-CN"/>
        </w:rPr>
      </w:pPr>
    </w:p>
    <w:p w14:paraId="065001DC" w14:textId="61251C12" w:rsidR="00B403D6" w:rsidRPr="001B326A" w:rsidRDefault="002770EC" w:rsidP="001B326A">
      <w:pPr>
        <w:ind w:firstLineChars="175" w:firstLine="420"/>
        <w:rPr>
          <w:rFonts w:eastAsiaTheme="minorEastAsia"/>
        </w:rPr>
      </w:pPr>
      <w:r w:rsidRPr="001B326A">
        <w:rPr>
          <w:rFonts w:eastAsiaTheme="minorEastAsia" w:hint="eastAsia"/>
        </w:rPr>
        <w:t>通过系统</w:t>
      </w:r>
      <w:r w:rsidRPr="001B326A">
        <w:rPr>
          <w:rFonts w:eastAsiaTheme="minorEastAsia"/>
        </w:rPr>
        <w:t>Web Service</w:t>
      </w:r>
      <w:r w:rsidRPr="001B326A">
        <w:rPr>
          <w:rFonts w:eastAsiaTheme="minorEastAsia" w:hint="eastAsia"/>
        </w:rPr>
        <w:t>接口</w:t>
      </w:r>
      <w:r w:rsidR="009459A9" w:rsidRPr="00BA4C20">
        <w:rPr>
          <w:rFonts w:ascii="新宋体" w:eastAsia="新宋体" w:hint="eastAsia"/>
          <w:noProof/>
        </w:rPr>
        <w:t>Add</w:t>
      </w:r>
      <w:r w:rsidR="009459A9" w:rsidRPr="00BA4C20">
        <w:rPr>
          <w:rFonts w:ascii="新宋体" w:eastAsia="新宋体"/>
          <w:noProof/>
        </w:rPr>
        <w:t>AOIS</w:t>
      </w:r>
      <w:r w:rsidR="009459A9" w:rsidRPr="00BA4C20">
        <w:rPr>
          <w:rFonts w:ascii="新宋体" w:eastAsia="新宋体" w:hint="eastAsia"/>
          <w:noProof/>
        </w:rPr>
        <w:t>torage</w:t>
      </w:r>
      <w:r w:rsidR="009459A9" w:rsidRPr="00BA4C20">
        <w:rPr>
          <w:rFonts w:ascii="新宋体" w:eastAsia="新宋体"/>
          <w:noProof/>
        </w:rPr>
        <w:t>Record</w:t>
      </w:r>
      <w:r w:rsidRPr="001B326A">
        <w:rPr>
          <w:rFonts w:eastAsiaTheme="minorEastAsia" w:hint="eastAsia"/>
        </w:rPr>
        <w:t>插入</w:t>
      </w:r>
      <w:r w:rsidRPr="001B326A">
        <w:rPr>
          <w:rFonts w:eastAsiaTheme="minorEastAsia"/>
        </w:rPr>
        <w:t>AOI</w:t>
      </w:r>
      <w:r w:rsidRPr="001B326A">
        <w:rPr>
          <w:rFonts w:eastAsiaTheme="minorEastAsia" w:hint="eastAsia"/>
        </w:rPr>
        <w:t>资料已经上传的记录到服务器</w:t>
      </w:r>
      <w:r w:rsidRPr="001B326A">
        <w:rPr>
          <w:rFonts w:eastAsiaTheme="minorEastAsia"/>
        </w:rPr>
        <w:t>DB</w:t>
      </w:r>
    </w:p>
    <w:p w14:paraId="608CC767" w14:textId="77777777" w:rsidR="002770EC" w:rsidRDefault="002770EC" w:rsidP="00B403D6">
      <w:pPr>
        <w:pStyle w:val="ListParagraph"/>
        <w:ind w:leftChars="400" w:left="960" w:firstLine="480"/>
        <w:rPr>
          <w:rFonts w:eastAsiaTheme="minorEastAsia"/>
          <w:lang w:eastAsia="zh-CN"/>
        </w:rPr>
      </w:pPr>
    </w:p>
    <w:p w14:paraId="43A58FA9" w14:textId="436B5DA9" w:rsidR="00B403D6" w:rsidRPr="00BA4C20" w:rsidRDefault="00B403D6" w:rsidP="00A443BD">
      <w:pPr>
        <w:pStyle w:val="ListParagraph"/>
        <w:numPr>
          <w:ilvl w:val="1"/>
          <w:numId w:val="8"/>
        </w:numPr>
        <w:ind w:firstLineChars="0"/>
        <w:rPr>
          <w:rFonts w:eastAsiaTheme="minorEastAsia"/>
          <w:lang w:eastAsia="zh-CN"/>
        </w:rPr>
      </w:pPr>
      <w:r w:rsidRPr="00BA4C20">
        <w:rPr>
          <w:rFonts w:eastAsiaTheme="minorEastAsia"/>
          <w:lang w:eastAsia="zh-CN"/>
        </w:rPr>
        <w:t>SPI</w:t>
      </w:r>
      <w:r w:rsidRPr="00BA4C20">
        <w:rPr>
          <w:rFonts w:eastAsiaTheme="minorEastAsia" w:hint="eastAsia"/>
          <w:lang w:eastAsia="zh-CN"/>
        </w:rPr>
        <w:t>，</w:t>
      </w:r>
      <w:r w:rsidRPr="00BA4C20">
        <w:rPr>
          <w:rFonts w:eastAsiaTheme="minorEastAsia"/>
          <w:lang w:eastAsia="zh-CN"/>
        </w:rPr>
        <w:t>SMT</w:t>
      </w:r>
      <w:r w:rsidRPr="00BA4C20">
        <w:rPr>
          <w:rFonts w:eastAsiaTheme="minorEastAsia" w:hint="eastAsia"/>
          <w:lang w:eastAsia="zh-CN"/>
        </w:rPr>
        <w:t>，</w:t>
      </w:r>
      <w:r w:rsidRPr="00BA4C20">
        <w:rPr>
          <w:rFonts w:eastAsiaTheme="minorEastAsia"/>
          <w:lang w:eastAsia="zh-CN"/>
        </w:rPr>
        <w:t>DIP</w:t>
      </w:r>
      <w:r w:rsidRPr="00BA4C20">
        <w:rPr>
          <w:rFonts w:eastAsiaTheme="minorEastAsia" w:hint="eastAsia"/>
          <w:lang w:eastAsia="zh-CN"/>
        </w:rPr>
        <w:t>和</w:t>
      </w:r>
      <w:r w:rsidRPr="00BA4C20">
        <w:rPr>
          <w:rFonts w:eastAsiaTheme="minorEastAsia"/>
          <w:lang w:eastAsia="zh-CN"/>
        </w:rPr>
        <w:t>Final</w:t>
      </w:r>
      <w:r w:rsidRPr="00BA4C20">
        <w:rPr>
          <w:rFonts w:eastAsiaTheme="minorEastAsia" w:hint="eastAsia"/>
          <w:lang w:eastAsia="zh-CN"/>
        </w:rPr>
        <w:t>每上传一份文件，送一条记录到</w:t>
      </w:r>
      <w:r w:rsidRPr="00BA4C20">
        <w:rPr>
          <w:rFonts w:eastAsiaTheme="minorEastAsia"/>
          <w:lang w:eastAsia="zh-CN"/>
        </w:rPr>
        <w:t>DB</w:t>
      </w:r>
      <w:r w:rsidRPr="00BA4C20">
        <w:rPr>
          <w:rFonts w:eastAsiaTheme="minorEastAsia" w:hint="eastAsia"/>
          <w:lang w:eastAsia="zh-CN"/>
        </w:rPr>
        <w:t>表</w:t>
      </w:r>
      <w:proofErr w:type="spellStart"/>
      <w:r w:rsidRPr="00BA4C20">
        <w:rPr>
          <w:rFonts w:eastAsiaTheme="minorEastAsia"/>
          <w:lang w:eastAsia="zh-CN"/>
        </w:rPr>
        <w:t>AOIStorageRecord</w:t>
      </w:r>
      <w:proofErr w:type="spellEnd"/>
      <w:r w:rsidRPr="00BA4C20">
        <w:rPr>
          <w:rFonts w:eastAsiaTheme="minorEastAsia" w:hint="eastAsia"/>
          <w:lang w:eastAsia="zh-CN"/>
        </w:rPr>
        <w:t>；</w:t>
      </w:r>
    </w:p>
    <w:p w14:paraId="418530F1" w14:textId="33E878BE" w:rsidR="00B403D6" w:rsidRPr="00BA4C20" w:rsidRDefault="00B403D6" w:rsidP="00A443BD">
      <w:pPr>
        <w:pStyle w:val="ListParagraph"/>
        <w:numPr>
          <w:ilvl w:val="1"/>
          <w:numId w:val="8"/>
        </w:numPr>
        <w:ind w:firstLineChars="0"/>
        <w:rPr>
          <w:rFonts w:eastAsiaTheme="minorEastAsia"/>
          <w:lang w:eastAsia="zh-CN"/>
        </w:rPr>
      </w:pPr>
      <w:r w:rsidRPr="00BA4C20">
        <w:rPr>
          <w:rFonts w:eastAsiaTheme="minorEastAsia"/>
          <w:lang w:eastAsia="zh-CN"/>
        </w:rPr>
        <w:t>AXI</w:t>
      </w:r>
      <w:r w:rsidRPr="00BA4C20">
        <w:rPr>
          <w:rFonts w:eastAsiaTheme="minorEastAsia" w:hint="eastAsia"/>
          <w:lang w:eastAsia="zh-CN"/>
        </w:rPr>
        <w:t>的</w:t>
      </w:r>
      <w:r w:rsidRPr="00BA4C20">
        <w:rPr>
          <w:rFonts w:eastAsiaTheme="minorEastAsia"/>
          <w:lang w:eastAsia="zh-CN"/>
        </w:rPr>
        <w:t>5DX</w:t>
      </w:r>
      <w:r w:rsidRPr="00BA4C20">
        <w:rPr>
          <w:rFonts w:eastAsiaTheme="minorEastAsia" w:hint="eastAsia"/>
          <w:lang w:eastAsia="zh-CN"/>
        </w:rPr>
        <w:t>机型分钟文件夹下的文件夹每压缩送一个就送一条对应的记录到</w:t>
      </w:r>
      <w:r w:rsidRPr="00BA4C20">
        <w:rPr>
          <w:rFonts w:eastAsiaTheme="minorEastAsia"/>
          <w:lang w:eastAsia="zh-CN"/>
        </w:rPr>
        <w:t>DB;</w:t>
      </w:r>
    </w:p>
    <w:p w14:paraId="2DB372A1" w14:textId="6F24E0B3" w:rsidR="00B403D6" w:rsidRPr="00BA4C20" w:rsidRDefault="00B403D6" w:rsidP="00A443BD">
      <w:pPr>
        <w:pStyle w:val="ListParagraph"/>
        <w:numPr>
          <w:ilvl w:val="1"/>
          <w:numId w:val="8"/>
        </w:numPr>
        <w:ind w:firstLineChars="0"/>
        <w:rPr>
          <w:rFonts w:eastAsiaTheme="minorEastAsia"/>
          <w:lang w:eastAsia="zh-CN"/>
        </w:rPr>
      </w:pPr>
      <w:r w:rsidRPr="00BA4C20">
        <w:rPr>
          <w:rFonts w:eastAsiaTheme="minorEastAsia"/>
          <w:lang w:eastAsia="zh-CN"/>
        </w:rPr>
        <w:t>AXI</w:t>
      </w:r>
      <w:r w:rsidRPr="00BA4C20">
        <w:rPr>
          <w:rFonts w:eastAsiaTheme="minorEastAsia" w:hint="eastAsia"/>
          <w:lang w:eastAsia="zh-CN"/>
        </w:rPr>
        <w:t>的</w:t>
      </w:r>
      <w:r w:rsidRPr="00BA4C20">
        <w:rPr>
          <w:rFonts w:eastAsiaTheme="minorEastAsia"/>
          <w:lang w:eastAsia="zh-CN"/>
        </w:rPr>
        <w:t>7600SII</w:t>
      </w:r>
      <w:r w:rsidRPr="00BA4C20">
        <w:rPr>
          <w:rFonts w:eastAsiaTheme="minorEastAsia" w:hint="eastAsia"/>
          <w:lang w:eastAsia="zh-CN"/>
        </w:rPr>
        <w:t>机型根目录下的每天日期单位的文件夹每压缩送一个就送一条对应的记录到</w:t>
      </w:r>
      <w:r w:rsidRPr="00BA4C20">
        <w:rPr>
          <w:rFonts w:eastAsiaTheme="minorEastAsia"/>
          <w:lang w:eastAsia="zh-CN"/>
        </w:rPr>
        <w:t>DB;</w:t>
      </w:r>
    </w:p>
    <w:p w14:paraId="5841659A" w14:textId="39BAE0D7" w:rsidR="00B403D6" w:rsidRPr="00BA4C20" w:rsidRDefault="00B403D6" w:rsidP="00A443BD">
      <w:pPr>
        <w:pStyle w:val="ListParagraph"/>
        <w:numPr>
          <w:ilvl w:val="1"/>
          <w:numId w:val="8"/>
        </w:numPr>
        <w:ind w:firstLineChars="0"/>
        <w:rPr>
          <w:rFonts w:eastAsiaTheme="minorEastAsia"/>
          <w:lang w:eastAsia="zh-CN"/>
        </w:rPr>
      </w:pPr>
      <w:r w:rsidRPr="00BA4C20">
        <w:rPr>
          <w:rFonts w:eastAsiaTheme="minorEastAsia"/>
          <w:lang w:eastAsia="zh-CN"/>
        </w:rPr>
        <w:t>AXI</w:t>
      </w:r>
      <w:r w:rsidRPr="00BA4C20">
        <w:rPr>
          <w:rFonts w:eastAsiaTheme="minorEastAsia" w:hint="eastAsia"/>
          <w:lang w:eastAsia="zh-CN"/>
        </w:rPr>
        <w:t>的</w:t>
      </w:r>
      <w:r w:rsidRPr="00BA4C20">
        <w:rPr>
          <w:rFonts w:eastAsiaTheme="minorEastAsia"/>
          <w:lang w:eastAsia="zh-CN"/>
        </w:rPr>
        <w:t>7600SII</w:t>
      </w:r>
      <w:r w:rsidRPr="00BA4C20">
        <w:rPr>
          <w:rFonts w:eastAsiaTheme="minorEastAsia" w:hint="eastAsia"/>
          <w:lang w:eastAsia="zh-CN"/>
        </w:rPr>
        <w:t>机型每天日期单位的文件夹每压缩送一个就送一条对应的记录到</w:t>
      </w:r>
      <w:r w:rsidRPr="00BA4C20">
        <w:rPr>
          <w:rFonts w:eastAsiaTheme="minorEastAsia"/>
          <w:lang w:eastAsia="zh-CN"/>
        </w:rPr>
        <w:t>DB;</w:t>
      </w:r>
    </w:p>
    <w:p w14:paraId="3F15D506" w14:textId="2BEBAF82" w:rsidR="00B403D6" w:rsidRPr="00BA4C20" w:rsidRDefault="00BA4C20" w:rsidP="00BA4C20">
      <w:pPr>
        <w:rPr>
          <w:rFonts w:eastAsiaTheme="minorEastAsia"/>
        </w:rPr>
      </w:pPr>
      <w:r>
        <w:rPr>
          <w:rFonts w:eastAsiaTheme="minorEastAsia" w:hint="eastAsia"/>
        </w:rPr>
        <w:t xml:space="preserve">   </w:t>
      </w:r>
      <w:r w:rsidRPr="00BA4C20">
        <w:rPr>
          <w:rFonts w:eastAsiaTheme="minorEastAsia" w:hint="eastAsia"/>
        </w:rPr>
        <w:t>请</w:t>
      </w:r>
      <w:r w:rsidR="00B403D6" w:rsidRPr="00BA4C20">
        <w:rPr>
          <w:rFonts w:eastAsiaTheme="minorEastAsia" w:hint="eastAsia"/>
        </w:rPr>
        <w:t>参考文件《光学检测设备资料存储路径说明</w:t>
      </w:r>
      <w:r w:rsidR="00B403D6" w:rsidRPr="00BA4C20">
        <w:rPr>
          <w:rFonts w:eastAsiaTheme="minorEastAsia"/>
        </w:rPr>
        <w:t>.</w:t>
      </w:r>
      <w:proofErr w:type="spellStart"/>
      <w:r w:rsidR="00B403D6" w:rsidRPr="00BA4C20">
        <w:rPr>
          <w:rFonts w:eastAsiaTheme="minorEastAsia"/>
        </w:rPr>
        <w:t>pptx</w:t>
      </w:r>
      <w:proofErr w:type="spellEnd"/>
      <w:r w:rsidR="00B403D6" w:rsidRPr="00BA4C20">
        <w:rPr>
          <w:rFonts w:eastAsiaTheme="minorEastAsia" w:hint="eastAsia"/>
        </w:rPr>
        <w:t>》</w:t>
      </w:r>
      <w:r w:rsidRPr="00BA4C20">
        <w:rPr>
          <w:rFonts w:eastAsiaTheme="minorEastAsia" w:hint="eastAsia"/>
        </w:rPr>
        <w:t>。</w:t>
      </w:r>
    </w:p>
    <w:p w14:paraId="4C3075EE" w14:textId="25A164C6" w:rsidR="00B403D6" w:rsidRDefault="00B403D6" w:rsidP="00F7629F">
      <w:pPr>
        <w:pStyle w:val="ListParagraph"/>
        <w:ind w:leftChars="400" w:left="960" w:firstLineChars="0" w:firstLine="0"/>
        <w:rPr>
          <w:rFonts w:eastAsiaTheme="minorEastAsia"/>
          <w:lang w:eastAsia="zh-CN"/>
        </w:rPr>
      </w:pPr>
    </w:p>
    <w:p w14:paraId="3BA3BBA6" w14:textId="6F607CFA" w:rsidR="00EF6342" w:rsidRDefault="00EF6342">
      <w:pPr>
        <w:rPr>
          <w:ins w:id="49" w:author="Guangnai Wang/WZS/Wistron" w:date="2019-08-06T15:57:00Z"/>
          <w:rFonts w:eastAsiaTheme="minorEastAsia"/>
          <w:kern w:val="2"/>
        </w:rPr>
      </w:pPr>
      <w:ins w:id="50" w:author="Guangnai Wang/WZS/Wistron" w:date="2019-08-06T15:57:00Z">
        <w:r>
          <w:rPr>
            <w:rFonts w:eastAsiaTheme="minorEastAsia"/>
          </w:rPr>
          <w:br w:type="page"/>
        </w:r>
      </w:ins>
    </w:p>
    <w:p w14:paraId="63A76BA5" w14:textId="77777777" w:rsidR="00B403D6" w:rsidRDefault="00B403D6" w:rsidP="00F7629F">
      <w:pPr>
        <w:pStyle w:val="ListParagraph"/>
        <w:ind w:leftChars="400" w:left="960" w:firstLineChars="0" w:firstLine="0"/>
        <w:rPr>
          <w:rFonts w:eastAsiaTheme="minorEastAsia"/>
          <w:lang w:eastAsia="zh-CN"/>
        </w:rPr>
      </w:pPr>
    </w:p>
    <w:p w14:paraId="2EE64A69" w14:textId="69DC8ED9" w:rsidR="001853C1" w:rsidRDefault="001853C1" w:rsidP="001853C1">
      <w:pPr>
        <w:pStyle w:val="Heading5"/>
        <w:rPr>
          <w:rFonts w:eastAsia="PMingLiU"/>
        </w:rPr>
      </w:pPr>
      <w:bookmarkStart w:id="51" w:name="_Toc12290844"/>
      <w:r>
        <w:rPr>
          <w:rFonts w:hint="eastAsia"/>
          <w:lang w:eastAsia="zh-CN"/>
        </w:rPr>
        <w:t>标记本地上传资料</w:t>
      </w:r>
      <w:bookmarkEnd w:id="51"/>
    </w:p>
    <w:p w14:paraId="4D611B2F" w14:textId="06B2CCDD" w:rsidR="001853C1" w:rsidRDefault="001853C1" w:rsidP="001853C1">
      <w:pPr>
        <w:rPr>
          <w:rFonts w:eastAsiaTheme="minorEastAsia"/>
          <w:lang w:eastAsia="zh-TW"/>
        </w:rPr>
      </w:pPr>
    </w:p>
    <w:p w14:paraId="52378BAD" w14:textId="77777777" w:rsidR="00EF6342" w:rsidRDefault="002770EC">
      <w:pPr>
        <w:keepNext/>
        <w:jc w:val="center"/>
        <w:rPr>
          <w:ins w:id="52" w:author="Guangnai Wang/WZS/Wistron" w:date="2019-08-06T16:00:00Z"/>
        </w:rPr>
        <w:pPrChange w:id="53" w:author="Guangnai Wang/WZS/Wistron" w:date="2019-08-06T16:00:00Z">
          <w:pPr>
            <w:jc w:val="center"/>
          </w:pPr>
        </w:pPrChange>
      </w:pPr>
      <w:r w:rsidRPr="002770EC">
        <w:rPr>
          <w:rFonts w:eastAsiaTheme="minorEastAsia" w:hint="eastAsia"/>
        </w:rPr>
        <w:t>通过在文件名或文件夹名的最前面增加字符串“</w:t>
      </w:r>
      <w:r w:rsidRPr="002770EC">
        <w:rPr>
          <w:rFonts w:eastAsiaTheme="minorEastAsia"/>
        </w:rPr>
        <w:t>Uploaded_”</w:t>
      </w:r>
      <w:r w:rsidR="00CC29C7">
        <w:rPr>
          <w:rFonts w:eastAsiaTheme="minorEastAsia" w:hint="eastAsia"/>
        </w:rPr>
        <w:t>来标记</w:t>
      </w:r>
      <w:r w:rsidRPr="002770EC">
        <w:rPr>
          <w:rFonts w:eastAsiaTheme="minorEastAsia" w:hint="eastAsia"/>
        </w:rPr>
        <w:t>该资料已经上传过</w:t>
      </w:r>
      <w:ins w:id="54" w:author="Guangnai Wang/WZS/Wistron" w:date="2019-08-06T15:59:00Z">
        <w:r w:rsidR="00EF6342">
          <w:rPr>
            <w:rFonts w:eastAsiaTheme="minorEastAsia" w:hint="eastAsia"/>
          </w:rPr>
          <w:t>,</w:t>
        </w:r>
        <w:r w:rsidR="00EF6342">
          <w:rPr>
            <w:rFonts w:eastAsiaTheme="minorEastAsia" w:hint="eastAsia"/>
          </w:rPr>
          <w:t>如下图：</w:t>
        </w:r>
      </w:ins>
      <w:ins w:id="55" w:author="Guangnai Wang/WZS/Wistron" w:date="2019-08-06T16:00:00Z">
        <w:r w:rsidR="00EF6342">
          <w:rPr>
            <w:rFonts w:eastAsiaTheme="minorEastAsia" w:hint="eastAsia"/>
            <w:noProof/>
          </w:rPr>
          <w:drawing>
            <wp:inline distT="0" distB="0" distL="0" distR="0" wp14:anchorId="7D428772" wp14:editId="08E428E4">
              <wp:extent cx="3258005" cy="2800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8-06 15_59_03-B5502804D001919001CJ0SA.png"/>
                      <pic:cNvPicPr/>
                    </pic:nvPicPr>
                    <pic:blipFill>
                      <a:blip r:embed="rId16">
                        <a:extLst>
                          <a:ext uri="{28A0092B-C50C-407E-A947-70E740481C1C}">
                            <a14:useLocalDpi xmlns:a14="http://schemas.microsoft.com/office/drawing/2010/main" val="0"/>
                          </a:ext>
                        </a:extLst>
                      </a:blip>
                      <a:stretch>
                        <a:fillRect/>
                      </a:stretch>
                    </pic:blipFill>
                    <pic:spPr>
                      <a:xfrm>
                        <a:off x="0" y="0"/>
                        <a:ext cx="3258005" cy="2800741"/>
                      </a:xfrm>
                      <a:prstGeom prst="rect">
                        <a:avLst/>
                      </a:prstGeom>
                    </pic:spPr>
                  </pic:pic>
                </a:graphicData>
              </a:graphic>
            </wp:inline>
          </w:drawing>
        </w:r>
      </w:ins>
    </w:p>
    <w:p w14:paraId="37F63AD3" w14:textId="22F0B05F" w:rsidR="00EF6342" w:rsidRDefault="00EF6342">
      <w:pPr>
        <w:pStyle w:val="Caption"/>
        <w:jc w:val="center"/>
        <w:rPr>
          <w:ins w:id="56" w:author="Guangnai Wang/WZS/Wistron" w:date="2019-08-06T16:00:00Z"/>
        </w:rPr>
        <w:pPrChange w:id="57" w:author="Guangnai Wang/WZS/Wistron" w:date="2019-08-06T16:00:00Z">
          <w:pPr>
            <w:pStyle w:val="Caption"/>
          </w:pPr>
        </w:pPrChange>
      </w:pPr>
      <w:ins w:id="58" w:author="Guangnai Wang/WZS/Wistron" w:date="2019-08-06T16:00:00Z">
        <w:r>
          <w:rPr>
            <w:rFonts w:ascii="宋体" w:eastAsia="宋体" w:hAnsi="宋体" w:cs="宋体" w:hint="eastAsia"/>
          </w:rPr>
          <w:t>图</w:t>
        </w:r>
        <w:r>
          <w:t xml:space="preserve"> </w:t>
        </w:r>
        <w:r>
          <w:fldChar w:fldCharType="begin"/>
        </w:r>
        <w:r>
          <w:instrText xml:space="preserve"> SEQ 图 \* ARABIC </w:instrText>
        </w:r>
      </w:ins>
      <w:r>
        <w:fldChar w:fldCharType="separate"/>
      </w:r>
      <w:ins w:id="59" w:author="Guangnai Wang/WZS/Wistron" w:date="2019-08-06T17:07:00Z">
        <w:r w:rsidR="000A478E">
          <w:rPr>
            <w:noProof/>
          </w:rPr>
          <w:t>1</w:t>
        </w:r>
      </w:ins>
      <w:ins w:id="60" w:author="Guangnai Wang/WZS/Wistron" w:date="2019-08-06T16:00:00Z">
        <w:r>
          <w:fldChar w:fldCharType="end"/>
        </w:r>
        <w:r>
          <w:t xml:space="preserve"> </w:t>
        </w:r>
        <w:r>
          <w:rPr>
            <w:rFonts w:asciiTheme="minorEastAsia" w:eastAsiaTheme="minorEastAsia" w:hAnsiTheme="minorEastAsia" w:hint="eastAsia"/>
          </w:rPr>
          <w:t>标记已上传文件效果图</w:t>
        </w:r>
      </w:ins>
    </w:p>
    <w:p w14:paraId="146A00B9" w14:textId="64920E32" w:rsidR="001853C1" w:rsidRDefault="002770EC">
      <w:pPr>
        <w:jc w:val="center"/>
        <w:rPr>
          <w:rFonts w:eastAsiaTheme="minorEastAsia"/>
        </w:rPr>
        <w:pPrChange w:id="61" w:author="Guangnai Wang/WZS/Wistron" w:date="2019-08-06T16:00:00Z">
          <w:pPr/>
        </w:pPrChange>
      </w:pPr>
      <w:del w:id="62" w:author="Guangnai Wang/WZS/Wistron" w:date="2019-08-06T15:59:00Z">
        <w:r w:rsidRPr="002770EC" w:rsidDel="00EF6342">
          <w:rPr>
            <w:rFonts w:eastAsiaTheme="minorEastAsia" w:hint="eastAsia"/>
          </w:rPr>
          <w:delText>。</w:delText>
        </w:r>
      </w:del>
    </w:p>
    <w:p w14:paraId="2CEBDF8D" w14:textId="0E44658C" w:rsidR="002770EC" w:rsidRDefault="002770EC" w:rsidP="002770EC">
      <w:pPr>
        <w:rPr>
          <w:rFonts w:eastAsiaTheme="minorEastAsia"/>
        </w:rPr>
      </w:pPr>
    </w:p>
    <w:p w14:paraId="70F863D4" w14:textId="77777777" w:rsidR="002770EC" w:rsidRPr="001853C1" w:rsidRDefault="002770EC" w:rsidP="002770EC">
      <w:pPr>
        <w:rPr>
          <w:rFonts w:eastAsiaTheme="minorEastAsia"/>
        </w:rPr>
      </w:pPr>
    </w:p>
    <w:p w14:paraId="2A722E54" w14:textId="77777777" w:rsidR="001853C1" w:rsidRDefault="001853C1" w:rsidP="00F7629F">
      <w:pPr>
        <w:pStyle w:val="ListParagraph"/>
        <w:ind w:leftChars="400" w:left="960" w:firstLineChars="0" w:firstLine="0"/>
        <w:rPr>
          <w:rFonts w:eastAsiaTheme="minorEastAsia"/>
          <w:lang w:eastAsia="zh-CN"/>
        </w:rPr>
      </w:pPr>
    </w:p>
    <w:p w14:paraId="0A03DCFE" w14:textId="23E2178C" w:rsidR="009F308D" w:rsidRPr="001853C1" w:rsidRDefault="00907C2C" w:rsidP="0031624D">
      <w:pPr>
        <w:pStyle w:val="Heading4"/>
        <w:rPr>
          <w:kern w:val="2"/>
        </w:rPr>
      </w:pPr>
      <w:bookmarkStart w:id="63" w:name="_Toc12290845"/>
      <w:r w:rsidRPr="001853C1">
        <w:rPr>
          <w:rFonts w:hint="eastAsia"/>
          <w:kern w:val="2"/>
        </w:rPr>
        <w:t>查询AOI存储记录</w:t>
      </w:r>
      <w:bookmarkEnd w:id="63"/>
    </w:p>
    <w:p w14:paraId="33AE2CC7" w14:textId="7B3710CF" w:rsidR="001853C1" w:rsidRDefault="001853C1" w:rsidP="001853C1">
      <w:pPr>
        <w:rPr>
          <w:rFonts w:eastAsia="PMingLiU"/>
        </w:rPr>
      </w:pPr>
    </w:p>
    <w:p w14:paraId="0A8CD9D3" w14:textId="18C843CC" w:rsidR="008C3728" w:rsidRPr="009B3603" w:rsidRDefault="009B3603" w:rsidP="009B3603">
      <w:pPr>
        <w:rPr>
          <w:rFonts w:eastAsia="PMingLiU"/>
        </w:rPr>
      </w:pPr>
      <w:r>
        <w:rPr>
          <w:rFonts w:eastAsia="PMingLiU"/>
        </w:rPr>
        <w:t xml:space="preserve">    </w:t>
      </w:r>
      <w:r w:rsidR="008C3728" w:rsidRPr="008C3728">
        <w:rPr>
          <w:rFonts w:eastAsia="PMingLiU" w:hint="eastAsia"/>
        </w:rPr>
        <w:t>网页是提供查询，下载和浏览图片功能，没有用户信息。</w:t>
      </w:r>
    </w:p>
    <w:p w14:paraId="3BFB9DF7" w14:textId="2A270277" w:rsidR="00EF6342" w:rsidRDefault="00EF6342">
      <w:pPr>
        <w:rPr>
          <w:ins w:id="64" w:author="Guangnai Wang/WZS/Wistron" w:date="2019-08-06T16:07:00Z"/>
          <w:rFonts w:eastAsiaTheme="minorEastAsia"/>
        </w:rPr>
      </w:pPr>
      <w:ins w:id="65" w:author="Guangnai Wang/WZS/Wistron" w:date="2019-08-06T16:07:00Z">
        <w:r>
          <w:rPr>
            <w:rFonts w:eastAsiaTheme="minorEastAsia"/>
          </w:rPr>
          <w:br w:type="page"/>
        </w:r>
      </w:ins>
    </w:p>
    <w:p w14:paraId="35966912" w14:textId="77777777" w:rsidR="008C3728" w:rsidRPr="008C3728" w:rsidRDefault="008C3728" w:rsidP="008C3728">
      <w:pPr>
        <w:ind w:firstLine="480"/>
        <w:rPr>
          <w:rFonts w:eastAsiaTheme="minorEastAsia"/>
        </w:rPr>
      </w:pPr>
    </w:p>
    <w:p w14:paraId="191B607E" w14:textId="7DE6C87B" w:rsidR="0031624D" w:rsidRDefault="001853C1" w:rsidP="0031624D">
      <w:pPr>
        <w:pStyle w:val="Heading5"/>
        <w:rPr>
          <w:lang w:eastAsia="zh-CN"/>
        </w:rPr>
      </w:pPr>
      <w:bookmarkStart w:id="66" w:name="_Toc12290846"/>
      <w:r>
        <w:rPr>
          <w:rFonts w:hint="eastAsia"/>
          <w:lang w:eastAsia="zh-CN"/>
        </w:rPr>
        <w:t>查询AOI存储记录</w:t>
      </w:r>
      <w:bookmarkEnd w:id="66"/>
    </w:p>
    <w:p w14:paraId="4533A6C3" w14:textId="77777777" w:rsidR="004625A0" w:rsidRDefault="005F2F92" w:rsidP="00906FF3">
      <w:r>
        <w:t xml:space="preserve">    </w:t>
      </w:r>
    </w:p>
    <w:p w14:paraId="19A6062E" w14:textId="5B3A14F7" w:rsidR="00906FF3" w:rsidRDefault="004625A0">
      <w:pPr>
        <w:ind w:firstLine="390"/>
        <w:rPr>
          <w:ins w:id="67" w:author="Guangnai Wang/WZS/Wistron" w:date="2019-08-06T16:02:00Z"/>
          <w:rFonts w:ascii="宋体" w:eastAsia="宋体" w:hAnsi="宋体" w:cs="宋体"/>
        </w:rPr>
        <w:pPrChange w:id="68" w:author="Guangnai Wang/WZS/Wistron" w:date="2019-08-06T16:02:00Z">
          <w:pPr/>
        </w:pPrChange>
      </w:pPr>
      <w:del w:id="69" w:author="Guangnai Wang/WZS/Wistron" w:date="2019-08-06T16:02:00Z">
        <w:r w:rsidDel="00EF6342">
          <w:delText xml:space="preserve">    </w:delText>
        </w:r>
      </w:del>
      <w:r w:rsidR="00906FF3">
        <w:rPr>
          <w:rFonts w:ascii="宋体" w:eastAsia="宋体" w:hAnsi="宋体" w:cs="宋体" w:hint="eastAsia"/>
        </w:rPr>
        <w:t>通过线别，站别，文件类型，机种，时间段或者序列号查询</w:t>
      </w:r>
      <w:ins w:id="70" w:author="Guangnai Wang/WZS/Wistron" w:date="2019-08-06T16:02:00Z">
        <w:r w:rsidR="00EF6342">
          <w:rPr>
            <w:rFonts w:ascii="宋体" w:eastAsia="宋体" w:hAnsi="宋体" w:cs="宋体" w:hint="eastAsia"/>
          </w:rPr>
          <w:t>，如下图：</w:t>
        </w:r>
      </w:ins>
    </w:p>
    <w:p w14:paraId="558725DD" w14:textId="77777777" w:rsidR="00EF6342" w:rsidRDefault="00EF6342">
      <w:pPr>
        <w:keepNext/>
        <w:ind w:firstLine="390"/>
        <w:jc w:val="center"/>
        <w:rPr>
          <w:ins w:id="71" w:author="Guangnai Wang/WZS/Wistron" w:date="2019-08-06T16:07:00Z"/>
        </w:rPr>
        <w:pPrChange w:id="72" w:author="Guangnai Wang/WZS/Wistron" w:date="2019-08-06T16:07:00Z">
          <w:pPr>
            <w:ind w:firstLine="390"/>
          </w:pPr>
        </w:pPrChange>
      </w:pPr>
      <w:ins w:id="73" w:author="Guangnai Wang/WZS/Wistron" w:date="2019-08-06T16:06:00Z">
        <w:r>
          <w:rPr>
            <w:rFonts w:hint="eastAsia"/>
            <w:noProof/>
          </w:rPr>
          <w:drawing>
            <wp:inline distT="0" distB="0" distL="0" distR="0" wp14:anchorId="77AC3231" wp14:editId="0B7A5E3E">
              <wp:extent cx="6858000" cy="238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8-06 15_48_27-AOI Storage System PIS - Copy.docx - Word - Copy.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385060"/>
                      </a:xfrm>
                      <a:prstGeom prst="rect">
                        <a:avLst/>
                      </a:prstGeom>
                    </pic:spPr>
                  </pic:pic>
                </a:graphicData>
              </a:graphic>
            </wp:inline>
          </w:drawing>
        </w:r>
      </w:ins>
    </w:p>
    <w:p w14:paraId="56976E8F" w14:textId="70520A1F" w:rsidR="00EF6342" w:rsidRDefault="00EF6342">
      <w:pPr>
        <w:pStyle w:val="Caption"/>
        <w:jc w:val="center"/>
        <w:rPr>
          <w:ins w:id="74" w:author="Guangnai Wang/WZS/Wistron" w:date="2019-08-06T16:07:00Z"/>
        </w:rPr>
        <w:pPrChange w:id="75" w:author="Guangnai Wang/WZS/Wistron" w:date="2019-08-06T16:07:00Z">
          <w:pPr/>
        </w:pPrChange>
      </w:pPr>
      <w:ins w:id="76" w:author="Guangnai Wang/WZS/Wistron" w:date="2019-08-06T16:07:00Z">
        <w:r>
          <w:rPr>
            <w:rFonts w:ascii="宋体" w:eastAsia="宋体" w:hAnsi="宋体" w:cs="宋体" w:hint="eastAsia"/>
          </w:rPr>
          <w:t>图</w:t>
        </w:r>
        <w:r>
          <w:t xml:space="preserve"> </w:t>
        </w:r>
        <w:r>
          <w:fldChar w:fldCharType="begin"/>
        </w:r>
        <w:r>
          <w:instrText xml:space="preserve"> SEQ 图 \* ARABIC </w:instrText>
        </w:r>
      </w:ins>
      <w:r>
        <w:fldChar w:fldCharType="separate"/>
      </w:r>
      <w:ins w:id="77" w:author="Guangnai Wang/WZS/Wistron" w:date="2019-08-06T17:07:00Z">
        <w:r w:rsidR="000A478E">
          <w:rPr>
            <w:noProof/>
          </w:rPr>
          <w:t>2</w:t>
        </w:r>
      </w:ins>
      <w:ins w:id="78" w:author="Guangnai Wang/WZS/Wistron" w:date="2019-08-06T16:07:00Z">
        <w:r>
          <w:fldChar w:fldCharType="end"/>
        </w:r>
        <w:r>
          <w:t xml:space="preserve"> </w:t>
        </w:r>
        <w:r w:rsidR="00094963">
          <w:rPr>
            <w:rFonts w:asciiTheme="minorEastAsia" w:eastAsiaTheme="minorEastAsia" w:hAnsiTheme="minorEastAsia" w:hint="eastAsia"/>
          </w:rPr>
          <w:t>查询条件图</w:t>
        </w:r>
      </w:ins>
    </w:p>
    <w:p w14:paraId="073651B9" w14:textId="05F96A17" w:rsidR="00094963" w:rsidRDefault="00094963" w:rsidP="00094963">
      <w:pPr>
        <w:rPr>
          <w:ins w:id="79" w:author="Guangnai Wang/WZS/Wistron" w:date="2019-08-06T16:11:00Z"/>
          <w:rFonts w:asciiTheme="minorEastAsia" w:eastAsiaTheme="minorEastAsia" w:hAnsiTheme="minorEastAsia"/>
        </w:rPr>
      </w:pPr>
      <w:ins w:id="80" w:author="Guangnai Wang/WZS/Wistron" w:date="2019-08-06T16:07:00Z">
        <w:r>
          <w:tab/>
        </w:r>
      </w:ins>
      <w:ins w:id="81" w:author="Guangnai Wang/WZS/Wistron" w:date="2019-08-06T16:08:00Z">
        <w:r>
          <w:rPr>
            <w:rFonts w:asciiTheme="minorEastAsia" w:eastAsiaTheme="minorEastAsia" w:hAnsiTheme="minorEastAsia" w:hint="eastAsia"/>
          </w:rPr>
          <w:t xml:space="preserve">图2 </w:t>
        </w:r>
        <w:r>
          <w:rPr>
            <w:rFonts w:asciiTheme="minorEastAsia" w:eastAsiaTheme="minorEastAsia" w:hAnsiTheme="minorEastAsia"/>
          </w:rPr>
          <w:t>A</w:t>
        </w:r>
        <w:r>
          <w:rPr>
            <w:rFonts w:asciiTheme="minorEastAsia" w:eastAsiaTheme="minorEastAsia" w:hAnsiTheme="minorEastAsia" w:hint="eastAsia"/>
          </w:rPr>
          <w:t>处swi</w:t>
        </w:r>
        <w:r>
          <w:rPr>
            <w:rFonts w:asciiTheme="minorEastAsia" w:eastAsiaTheme="minorEastAsia" w:hAnsiTheme="minorEastAsia"/>
          </w:rPr>
          <w:t>tch</w:t>
        </w:r>
        <w:r>
          <w:rPr>
            <w:rFonts w:asciiTheme="minorEastAsia" w:eastAsiaTheme="minorEastAsia" w:hAnsiTheme="minorEastAsia" w:hint="eastAsia"/>
          </w:rPr>
          <w:t>按钮用于查询条件</w:t>
        </w:r>
      </w:ins>
      <w:ins w:id="82" w:author="Guangnai Wang/WZS/Wistron" w:date="2019-08-06T16:09:00Z">
        <w:r>
          <w:rPr>
            <w:rFonts w:asciiTheme="minorEastAsia" w:eastAsiaTheme="minorEastAsia" w:hAnsiTheme="minorEastAsia" w:hint="eastAsia"/>
          </w:rPr>
          <w:t>与查询结果直接的切换，因为一开始并没有查询</w:t>
        </w:r>
      </w:ins>
      <w:ins w:id="83" w:author="Guangnai Wang/WZS/Wistron" w:date="2019-08-06T16:10:00Z">
        <w:r>
          <w:rPr>
            <w:rFonts w:asciiTheme="minorEastAsia" w:eastAsiaTheme="minorEastAsia" w:hAnsiTheme="minorEastAsia" w:hint="eastAsia"/>
          </w:rPr>
          <w:t>结果</w:t>
        </w:r>
      </w:ins>
      <w:ins w:id="84" w:author="Guangnai Wang/WZS/Wistron" w:date="2019-08-06T16:09:00Z">
        <w:r>
          <w:rPr>
            <w:rFonts w:asciiTheme="minorEastAsia" w:eastAsiaTheme="minorEastAsia" w:hAnsiTheme="minorEastAsia" w:hint="eastAsia"/>
          </w:rPr>
          <w:t>，所以</w:t>
        </w:r>
      </w:ins>
      <w:ins w:id="85" w:author="Guangnai Wang/WZS/Wistron" w:date="2019-08-06T16:10:00Z">
        <w:r>
          <w:rPr>
            <w:rFonts w:asciiTheme="minorEastAsia" w:eastAsiaTheme="minorEastAsia" w:hAnsiTheme="minorEastAsia" w:hint="eastAsia"/>
          </w:rPr>
          <w:t>无法切换，此时点击switch按钮会提示没有数据，如下图：</w:t>
        </w:r>
      </w:ins>
    </w:p>
    <w:p w14:paraId="352B6E59" w14:textId="77777777" w:rsidR="00094963" w:rsidRDefault="00094963">
      <w:pPr>
        <w:keepNext/>
        <w:jc w:val="center"/>
        <w:rPr>
          <w:ins w:id="86" w:author="Guangnai Wang/WZS/Wistron" w:date="2019-08-06T16:11:00Z"/>
        </w:rPr>
        <w:pPrChange w:id="87" w:author="Guangnai Wang/WZS/Wistron" w:date="2019-08-06T16:11:00Z">
          <w:pPr>
            <w:jc w:val="center"/>
          </w:pPr>
        </w:pPrChange>
      </w:pPr>
      <w:ins w:id="88" w:author="Guangnai Wang/WZS/Wistron" w:date="2019-08-06T16:11:00Z">
        <w:r>
          <w:rPr>
            <w:rFonts w:hint="eastAsia"/>
            <w:noProof/>
          </w:rPr>
          <w:drawing>
            <wp:inline distT="0" distB="0" distL="0" distR="0" wp14:anchorId="1F3C0811" wp14:editId="00FD1F4B">
              <wp:extent cx="4582164" cy="174331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8-06 16_06_46-AOI Query System.png"/>
                      <pic:cNvPicPr/>
                    </pic:nvPicPr>
                    <pic:blipFill>
                      <a:blip r:embed="rId18">
                        <a:extLst>
                          <a:ext uri="{28A0092B-C50C-407E-A947-70E740481C1C}">
                            <a14:useLocalDpi xmlns:a14="http://schemas.microsoft.com/office/drawing/2010/main" val="0"/>
                          </a:ext>
                        </a:extLst>
                      </a:blip>
                      <a:stretch>
                        <a:fillRect/>
                      </a:stretch>
                    </pic:blipFill>
                    <pic:spPr>
                      <a:xfrm>
                        <a:off x="0" y="0"/>
                        <a:ext cx="4582164" cy="1743318"/>
                      </a:xfrm>
                      <a:prstGeom prst="rect">
                        <a:avLst/>
                      </a:prstGeom>
                    </pic:spPr>
                  </pic:pic>
                </a:graphicData>
              </a:graphic>
            </wp:inline>
          </w:drawing>
        </w:r>
      </w:ins>
    </w:p>
    <w:p w14:paraId="4C67A489" w14:textId="3445E21B" w:rsidR="00094963" w:rsidRDefault="00094963">
      <w:pPr>
        <w:pStyle w:val="Caption"/>
        <w:jc w:val="center"/>
        <w:rPr>
          <w:ins w:id="89" w:author="Guangnai Wang/WZS/Wistron" w:date="2019-08-06T16:12:00Z"/>
          <w:rFonts w:asciiTheme="minorEastAsia" w:eastAsiaTheme="minorEastAsia" w:hAnsiTheme="minorEastAsia"/>
        </w:rPr>
        <w:pPrChange w:id="90" w:author="Guangnai Wang/WZS/Wistron" w:date="2019-08-06T16:11:00Z">
          <w:pPr/>
        </w:pPrChange>
      </w:pPr>
      <w:ins w:id="91" w:author="Guangnai Wang/WZS/Wistron" w:date="2019-08-06T16:11:00Z">
        <w:r>
          <w:rPr>
            <w:rFonts w:ascii="宋体" w:eastAsia="宋体" w:hAnsi="宋体" w:cs="宋体" w:hint="eastAsia"/>
          </w:rPr>
          <w:t>图</w:t>
        </w:r>
        <w:r>
          <w:t xml:space="preserve"> </w:t>
        </w:r>
        <w:r>
          <w:fldChar w:fldCharType="begin"/>
        </w:r>
        <w:r>
          <w:instrText xml:space="preserve"> SEQ </w:instrText>
        </w:r>
        <w:r>
          <w:rPr>
            <w:rFonts w:ascii="宋体" w:eastAsia="宋体" w:hAnsi="宋体" w:cs="宋体" w:hint="eastAsia"/>
          </w:rPr>
          <w:instrText>图</w:instrText>
        </w:r>
        <w:r>
          <w:instrText xml:space="preserve"> \* ARABIC </w:instrText>
        </w:r>
      </w:ins>
      <w:r>
        <w:fldChar w:fldCharType="separate"/>
      </w:r>
      <w:ins w:id="92" w:author="Guangnai Wang/WZS/Wistron" w:date="2019-08-06T17:07:00Z">
        <w:r w:rsidR="000A478E">
          <w:rPr>
            <w:noProof/>
          </w:rPr>
          <w:t>3</w:t>
        </w:r>
      </w:ins>
      <w:ins w:id="93" w:author="Guangnai Wang/WZS/Wistron" w:date="2019-08-06T16:11:00Z">
        <w:r>
          <w:fldChar w:fldCharType="end"/>
        </w:r>
        <w:r>
          <w:t xml:space="preserve"> </w:t>
        </w:r>
        <w:r>
          <w:rPr>
            <w:rFonts w:asciiTheme="minorEastAsia" w:eastAsiaTheme="minorEastAsia" w:hAnsiTheme="minorEastAsia" w:hint="eastAsia"/>
          </w:rPr>
          <w:t>无查询结果切换的提示</w:t>
        </w:r>
      </w:ins>
      <w:ins w:id="94" w:author="Guangnai Wang/WZS/Wistron" w:date="2019-08-06T16:12:00Z">
        <w:r>
          <w:rPr>
            <w:rFonts w:asciiTheme="minorEastAsia" w:eastAsiaTheme="minorEastAsia" w:hAnsiTheme="minorEastAsia" w:hint="eastAsia"/>
          </w:rPr>
          <w:t>图</w:t>
        </w:r>
      </w:ins>
    </w:p>
    <w:p w14:paraId="02470472" w14:textId="6D9CA756" w:rsidR="00606C7F" w:rsidRDefault="00094963" w:rsidP="00094963">
      <w:pPr>
        <w:rPr>
          <w:ins w:id="95" w:author="Guangnai Wang/WZS/Wistron" w:date="2019-08-06T16:34:00Z"/>
          <w:rFonts w:asciiTheme="minorEastAsia" w:eastAsiaTheme="minorEastAsia" w:hAnsiTheme="minorEastAsia"/>
        </w:rPr>
      </w:pPr>
      <w:ins w:id="96" w:author="Guangnai Wang/WZS/Wistron" w:date="2019-08-06T16:12:00Z">
        <w:r>
          <w:tab/>
        </w:r>
      </w:ins>
      <w:ins w:id="97" w:author="Guangnai Wang/WZS/Wistron" w:date="2019-08-06T16:17:00Z">
        <w:r>
          <w:rPr>
            <w:rFonts w:asciiTheme="minorEastAsia" w:eastAsiaTheme="minorEastAsia" w:hAnsiTheme="minorEastAsia" w:hint="eastAsia"/>
          </w:rPr>
          <w:t>图2</w:t>
        </w:r>
        <w:r>
          <w:rPr>
            <w:rFonts w:asciiTheme="minorEastAsia" w:eastAsiaTheme="minorEastAsia" w:hAnsiTheme="minorEastAsia"/>
          </w:rPr>
          <w:t xml:space="preserve"> </w:t>
        </w:r>
        <w:r>
          <w:rPr>
            <w:rFonts w:asciiTheme="minorEastAsia" w:eastAsiaTheme="minorEastAsia" w:hAnsiTheme="minorEastAsia" w:hint="eastAsia"/>
          </w:rPr>
          <w:t>B处</w:t>
        </w:r>
        <w:r>
          <w:rPr>
            <w:rFonts w:asciiTheme="minorEastAsia" w:eastAsiaTheme="minorEastAsia" w:hAnsiTheme="minorEastAsia"/>
          </w:rPr>
          <w:t>Query</w:t>
        </w:r>
        <w:r>
          <w:rPr>
            <w:rFonts w:asciiTheme="minorEastAsia" w:eastAsiaTheme="minorEastAsia" w:hAnsiTheme="minorEastAsia" w:hint="eastAsia"/>
          </w:rPr>
          <w:t>按钮</w:t>
        </w:r>
      </w:ins>
      <w:ins w:id="98" w:author="Guangnai Wang/WZS/Wistron" w:date="2019-08-06T16:19:00Z">
        <w:r w:rsidR="00606C7F">
          <w:rPr>
            <w:rFonts w:asciiTheme="minorEastAsia" w:eastAsiaTheme="minorEastAsia" w:hAnsiTheme="minorEastAsia" w:hint="eastAsia"/>
          </w:rPr>
          <w:t>用于开始查询。</w:t>
        </w:r>
      </w:ins>
      <w:ins w:id="99" w:author="Guangnai Wang/WZS/Wistron" w:date="2019-08-06T16:20:00Z">
        <w:r w:rsidR="00606C7F">
          <w:rPr>
            <w:rFonts w:asciiTheme="minorEastAsia" w:eastAsiaTheme="minorEastAsia" w:hAnsiTheme="minorEastAsia" w:hint="eastAsia"/>
          </w:rPr>
          <w:t>使用者</w:t>
        </w:r>
      </w:ins>
      <w:ins w:id="100" w:author="Guangnai Wang/WZS/Wistron" w:date="2019-08-06T16:22:00Z">
        <w:r w:rsidR="00606C7F">
          <w:rPr>
            <w:rFonts w:asciiTheme="minorEastAsia" w:eastAsiaTheme="minorEastAsia" w:hAnsiTheme="minorEastAsia" w:hint="eastAsia"/>
          </w:rPr>
          <w:t>在</w:t>
        </w:r>
      </w:ins>
      <w:ins w:id="101" w:author="Guangnai Wang/WZS/Wistron" w:date="2019-08-06T16:24:00Z">
        <w:r w:rsidR="00606C7F">
          <w:rPr>
            <w:rFonts w:asciiTheme="minorEastAsia" w:eastAsiaTheme="minorEastAsia" w:hAnsiTheme="minorEastAsia" w:hint="eastAsia"/>
          </w:rPr>
          <w:t>Que</w:t>
        </w:r>
        <w:r w:rsidR="00606C7F">
          <w:rPr>
            <w:rFonts w:asciiTheme="minorEastAsia" w:eastAsiaTheme="minorEastAsia" w:hAnsiTheme="minorEastAsia"/>
          </w:rPr>
          <w:t>ry</w:t>
        </w:r>
        <w:r w:rsidR="00606C7F">
          <w:rPr>
            <w:rFonts w:asciiTheme="minorEastAsia" w:eastAsiaTheme="minorEastAsia" w:hAnsiTheme="minorEastAsia" w:hint="eastAsia"/>
          </w:rPr>
          <w:t>按钮</w:t>
        </w:r>
      </w:ins>
      <w:ins w:id="102" w:author="Guangnai Wang/WZS/Wistron" w:date="2019-08-06T16:25:00Z">
        <w:r w:rsidR="00606C7F">
          <w:rPr>
            <w:rFonts w:asciiTheme="minorEastAsia" w:eastAsiaTheme="minorEastAsia" w:hAnsiTheme="minorEastAsia" w:hint="eastAsia"/>
          </w:rPr>
          <w:t>上方的下拉框和输入框</w:t>
        </w:r>
      </w:ins>
      <w:ins w:id="103" w:author="Guangnai Wang/WZS/Wistron" w:date="2019-08-06T16:22:00Z">
        <w:r w:rsidR="00606C7F">
          <w:rPr>
            <w:rFonts w:asciiTheme="minorEastAsia" w:eastAsiaTheme="minorEastAsia" w:hAnsiTheme="minorEastAsia" w:hint="eastAsia"/>
          </w:rPr>
          <w:t>提供</w:t>
        </w:r>
      </w:ins>
      <w:ins w:id="104" w:author="Guangnai Wang/WZS/Wistron" w:date="2019-08-06T16:23:00Z">
        <w:r w:rsidR="00606C7F">
          <w:rPr>
            <w:rFonts w:asciiTheme="minorEastAsia" w:eastAsiaTheme="minorEastAsia" w:hAnsiTheme="minorEastAsia" w:hint="eastAsia"/>
          </w:rPr>
          <w:t>筛选</w:t>
        </w:r>
      </w:ins>
      <w:ins w:id="105" w:author="Guangnai Wang/WZS/Wistron" w:date="2019-08-06T16:22:00Z">
        <w:r w:rsidR="00606C7F">
          <w:rPr>
            <w:rFonts w:asciiTheme="minorEastAsia" w:eastAsiaTheme="minorEastAsia" w:hAnsiTheme="minorEastAsia" w:hint="eastAsia"/>
          </w:rPr>
          <w:t>条件后，点击Que</w:t>
        </w:r>
        <w:r w:rsidR="00606C7F">
          <w:rPr>
            <w:rFonts w:asciiTheme="minorEastAsia" w:eastAsiaTheme="minorEastAsia" w:hAnsiTheme="minorEastAsia"/>
          </w:rPr>
          <w:t>ry</w:t>
        </w:r>
        <w:r w:rsidR="00606C7F">
          <w:rPr>
            <w:rFonts w:asciiTheme="minorEastAsia" w:eastAsiaTheme="minorEastAsia" w:hAnsiTheme="minorEastAsia" w:hint="eastAsia"/>
          </w:rPr>
          <w:t>按钮</w:t>
        </w:r>
      </w:ins>
      <w:ins w:id="106" w:author="Guangnai Wang/WZS/Wistron" w:date="2019-08-06T16:23:00Z">
        <w:r w:rsidR="00606C7F">
          <w:rPr>
            <w:rFonts w:asciiTheme="minorEastAsia" w:eastAsiaTheme="minorEastAsia" w:hAnsiTheme="minorEastAsia" w:hint="eastAsia"/>
          </w:rPr>
          <w:t>将会查询出符合筛选条件的</w:t>
        </w:r>
      </w:ins>
      <w:ins w:id="107" w:author="Guangnai Wang/WZS/Wistron" w:date="2019-08-06T16:24:00Z">
        <w:r w:rsidR="00606C7F">
          <w:rPr>
            <w:rFonts w:asciiTheme="minorEastAsia" w:eastAsiaTheme="minorEastAsia" w:hAnsiTheme="minorEastAsia" w:hint="eastAsia"/>
          </w:rPr>
          <w:t>数据。使用者也</w:t>
        </w:r>
      </w:ins>
      <w:ins w:id="108" w:author="Guangnai Wang/WZS/Wistron" w:date="2019-08-06T16:20:00Z">
        <w:r w:rsidR="00606C7F">
          <w:rPr>
            <w:rFonts w:asciiTheme="minorEastAsia" w:eastAsiaTheme="minorEastAsia" w:hAnsiTheme="minorEastAsia" w:hint="eastAsia"/>
          </w:rPr>
          <w:t>可以</w:t>
        </w:r>
      </w:ins>
      <w:ins w:id="109" w:author="Guangnai Wang/WZS/Wistron" w:date="2019-08-06T16:21:00Z">
        <w:r w:rsidR="00606C7F">
          <w:rPr>
            <w:rFonts w:asciiTheme="minorEastAsia" w:eastAsiaTheme="minorEastAsia" w:hAnsiTheme="minorEastAsia" w:hint="eastAsia"/>
          </w:rPr>
          <w:t>不提供查询条件</w:t>
        </w:r>
      </w:ins>
      <w:ins w:id="110" w:author="Guangnai Wang/WZS/Wistron" w:date="2019-08-06T16:20:00Z">
        <w:r w:rsidR="00606C7F">
          <w:rPr>
            <w:rFonts w:asciiTheme="minorEastAsia" w:eastAsiaTheme="minorEastAsia" w:hAnsiTheme="minorEastAsia" w:hint="eastAsia"/>
          </w:rPr>
          <w:t>直接点击Query</w:t>
        </w:r>
      </w:ins>
      <w:ins w:id="111" w:author="Guangnai Wang/WZS/Wistron" w:date="2019-08-06T16:21:00Z">
        <w:r w:rsidR="00606C7F">
          <w:rPr>
            <w:rFonts w:asciiTheme="minorEastAsia" w:eastAsiaTheme="minorEastAsia" w:hAnsiTheme="minorEastAsia" w:hint="eastAsia"/>
          </w:rPr>
          <w:t>按钮开始查询，默认查询全部</w:t>
        </w:r>
      </w:ins>
      <w:ins w:id="112" w:author="Guangnai Wang/WZS/Wistron" w:date="2019-08-06T16:24:00Z">
        <w:r w:rsidR="00606C7F">
          <w:rPr>
            <w:rFonts w:asciiTheme="minorEastAsia" w:eastAsiaTheme="minorEastAsia" w:hAnsiTheme="minorEastAsia" w:hint="eastAsia"/>
          </w:rPr>
          <w:t>。</w:t>
        </w:r>
      </w:ins>
    </w:p>
    <w:p w14:paraId="3640C399" w14:textId="237F10EF" w:rsidR="00094963" w:rsidRDefault="00606C7F" w:rsidP="00094963">
      <w:pPr>
        <w:rPr>
          <w:ins w:id="113" w:author="Guangnai Wang/WZS/Wistron" w:date="2019-08-06T16:25:00Z"/>
          <w:rFonts w:asciiTheme="minorEastAsia" w:eastAsiaTheme="minorEastAsia" w:hAnsiTheme="minorEastAsia"/>
        </w:rPr>
      </w:pPr>
      <w:ins w:id="114" w:author="Guangnai Wang/WZS/Wistron" w:date="2019-08-06T16:34:00Z">
        <w:r>
          <w:rPr>
            <w:rFonts w:asciiTheme="minorEastAsia" w:eastAsiaTheme="minorEastAsia" w:hAnsiTheme="minorEastAsia"/>
          </w:rPr>
          <w:br w:type="page"/>
        </w:r>
      </w:ins>
    </w:p>
    <w:p w14:paraId="32282B3D" w14:textId="65D4BE52" w:rsidR="00606C7F" w:rsidRDefault="00606C7F">
      <w:pPr>
        <w:ind w:firstLine="420"/>
        <w:rPr>
          <w:ins w:id="115" w:author="Guangnai Wang/WZS/Wistron" w:date="2019-08-06T16:34:00Z"/>
          <w:rFonts w:asciiTheme="minorEastAsia" w:eastAsiaTheme="minorEastAsia" w:hAnsiTheme="minorEastAsia"/>
        </w:rPr>
        <w:pPrChange w:id="116" w:author="Guangnai Wang/WZS/Wistron" w:date="2019-08-06T16:34:00Z">
          <w:pPr/>
        </w:pPrChange>
      </w:pPr>
      <w:ins w:id="117" w:author="Guangnai Wang/WZS/Wistron" w:date="2019-08-06T16:33:00Z">
        <w:r>
          <w:rPr>
            <w:rFonts w:asciiTheme="minorEastAsia" w:eastAsiaTheme="minorEastAsia" w:hAnsiTheme="minorEastAsia" w:hint="eastAsia"/>
          </w:rPr>
          <w:lastRenderedPageBreak/>
          <w:t>查询结果展示如下图：</w:t>
        </w:r>
      </w:ins>
    </w:p>
    <w:p w14:paraId="2D96480D" w14:textId="77777777" w:rsidR="00606C7F" w:rsidRDefault="00606C7F" w:rsidP="00606C7F">
      <w:pPr>
        <w:rPr>
          <w:ins w:id="118" w:author="Guangnai Wang/WZS/Wistron" w:date="2019-08-06T16:34:00Z"/>
          <w:rFonts w:asciiTheme="minorEastAsia" w:eastAsiaTheme="minorEastAsia" w:hAnsiTheme="minorEastAsia"/>
        </w:rPr>
      </w:pPr>
    </w:p>
    <w:p w14:paraId="7D9C9FE8" w14:textId="77777777" w:rsidR="00606C7F" w:rsidRDefault="00606C7F">
      <w:pPr>
        <w:keepNext/>
        <w:rPr>
          <w:ins w:id="119" w:author="Guangnai Wang/WZS/Wistron" w:date="2019-08-06T16:34:00Z"/>
        </w:rPr>
        <w:pPrChange w:id="120" w:author="Guangnai Wang/WZS/Wistron" w:date="2019-08-06T16:34:00Z">
          <w:pPr/>
        </w:pPrChange>
      </w:pPr>
      <w:ins w:id="121" w:author="Guangnai Wang/WZS/Wistron" w:date="2019-08-06T16:33:00Z">
        <w:r>
          <w:rPr>
            <w:rFonts w:hint="eastAsia"/>
            <w:noProof/>
          </w:rPr>
          <w:drawing>
            <wp:inline distT="0" distB="0" distL="0" distR="0" wp14:anchorId="076BABB4" wp14:editId="7FD8DC2D">
              <wp:extent cx="6858000" cy="294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8-06 16_31_20-AOI Storage System PIS - Copy.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942590"/>
                      </a:xfrm>
                      <a:prstGeom prst="rect">
                        <a:avLst/>
                      </a:prstGeom>
                    </pic:spPr>
                  </pic:pic>
                </a:graphicData>
              </a:graphic>
            </wp:inline>
          </w:drawing>
        </w:r>
      </w:ins>
    </w:p>
    <w:p w14:paraId="12BBFCA9" w14:textId="61BE5CE7" w:rsidR="00606C7F" w:rsidRPr="00094963" w:rsidRDefault="00606C7F">
      <w:pPr>
        <w:pStyle w:val="Caption"/>
        <w:jc w:val="center"/>
        <w:pPrChange w:id="122" w:author="Guangnai Wang/WZS/Wistron" w:date="2019-08-06T16:34:00Z">
          <w:pPr/>
        </w:pPrChange>
      </w:pPr>
      <w:ins w:id="123" w:author="Guangnai Wang/WZS/Wistron" w:date="2019-08-06T16:34:00Z">
        <w:r>
          <w:rPr>
            <w:rFonts w:ascii="宋体" w:eastAsia="宋体" w:hAnsi="宋体" w:cs="宋体" w:hint="eastAsia"/>
          </w:rPr>
          <w:t>图</w:t>
        </w:r>
        <w:r>
          <w:t xml:space="preserve"> </w:t>
        </w:r>
        <w:r>
          <w:fldChar w:fldCharType="begin"/>
        </w:r>
        <w:r>
          <w:instrText xml:space="preserve"> SEQ 图 \* ARABIC </w:instrText>
        </w:r>
      </w:ins>
      <w:r>
        <w:fldChar w:fldCharType="separate"/>
      </w:r>
      <w:ins w:id="124" w:author="Guangnai Wang/WZS/Wistron" w:date="2019-08-06T17:07:00Z">
        <w:r w:rsidR="000A478E">
          <w:rPr>
            <w:noProof/>
          </w:rPr>
          <w:t>4</w:t>
        </w:r>
      </w:ins>
      <w:ins w:id="125" w:author="Guangnai Wang/WZS/Wistron" w:date="2019-08-06T16:34:00Z">
        <w:r>
          <w:fldChar w:fldCharType="end"/>
        </w:r>
        <w:r>
          <w:t xml:space="preserve"> </w:t>
        </w:r>
        <w:r>
          <w:rPr>
            <w:rFonts w:asciiTheme="minorEastAsia" w:eastAsiaTheme="minorEastAsia" w:hAnsiTheme="minorEastAsia" w:hint="eastAsia"/>
          </w:rPr>
          <w:t>查询</w:t>
        </w:r>
      </w:ins>
      <w:ins w:id="126" w:author="Guangnai Wang/WZS/Wistron" w:date="2019-08-06T16:35:00Z">
        <w:r>
          <w:rPr>
            <w:rFonts w:asciiTheme="minorEastAsia" w:eastAsiaTheme="minorEastAsia" w:hAnsiTheme="minorEastAsia" w:hint="eastAsia"/>
          </w:rPr>
          <w:t>结果展示图</w:t>
        </w:r>
      </w:ins>
    </w:p>
    <w:p w14:paraId="490512D6" w14:textId="68F59DBB" w:rsidR="000A478E" w:rsidRDefault="009D6194" w:rsidP="00906FF3">
      <w:pPr>
        <w:rPr>
          <w:ins w:id="127" w:author="Guangnai Wang/WZS/Wistron" w:date="2019-08-06T16:59:00Z"/>
          <w:rFonts w:asciiTheme="minorEastAsia" w:eastAsiaTheme="minorEastAsia" w:hAnsiTheme="minorEastAsia"/>
        </w:rPr>
      </w:pPr>
      <w:ins w:id="128" w:author="Guangnai Wang/WZS/Wistron" w:date="2019-08-06T16:35:00Z">
        <w:r>
          <w:tab/>
        </w:r>
        <w:r>
          <w:rPr>
            <w:rFonts w:asciiTheme="minorEastAsia" w:eastAsiaTheme="minorEastAsia" w:hAnsiTheme="minorEastAsia" w:hint="eastAsia"/>
          </w:rPr>
          <w:t>图</w:t>
        </w:r>
        <w:r>
          <w:t>4 A</w:t>
        </w:r>
        <w:r>
          <w:rPr>
            <w:rFonts w:asciiTheme="minorEastAsia" w:eastAsiaTheme="minorEastAsia" w:hAnsiTheme="minorEastAsia" w:hint="eastAsia"/>
          </w:rPr>
          <w:t>处</w:t>
        </w:r>
      </w:ins>
      <w:ins w:id="129" w:author="Guangnai Wang/WZS/Wistron" w:date="2019-08-06T16:36:00Z">
        <w:r>
          <w:rPr>
            <w:rFonts w:asciiTheme="minorEastAsia" w:eastAsiaTheme="minorEastAsia" w:hAnsiTheme="minorEastAsia" w:hint="eastAsia"/>
          </w:rPr>
          <w:t>为使用者本次查询的筛选条件，B处为</w:t>
        </w:r>
      </w:ins>
      <w:ins w:id="130" w:author="Guangnai Wang/WZS/Wistron" w:date="2019-08-06T16:37:00Z">
        <w:r>
          <w:rPr>
            <w:rFonts w:asciiTheme="minorEastAsia" w:eastAsiaTheme="minorEastAsia" w:hAnsiTheme="minorEastAsia" w:hint="eastAsia"/>
          </w:rPr>
          <w:t>本次查询的结果总数</w:t>
        </w:r>
      </w:ins>
      <w:ins w:id="131" w:author="Guangnai Wang/WZS/Wistron" w:date="2019-08-06T16:39:00Z">
        <w:r>
          <w:rPr>
            <w:rFonts w:asciiTheme="minorEastAsia" w:eastAsiaTheme="minorEastAsia" w:hAnsiTheme="minorEastAsia" w:hint="eastAsia"/>
          </w:rPr>
          <w:t>。图4 C</w:t>
        </w:r>
      </w:ins>
      <w:ins w:id="132" w:author="Guangnai Wang/WZS/Wistron" w:date="2019-08-06T16:40:00Z">
        <w:r>
          <w:rPr>
            <w:rFonts w:asciiTheme="minorEastAsia" w:eastAsiaTheme="minorEastAsia" w:hAnsiTheme="minorEastAsia" w:hint="eastAsia"/>
          </w:rPr>
          <w:t>处是多选操作部分，用于同时下载多个文件，D处图片双击</w:t>
        </w:r>
      </w:ins>
      <w:ins w:id="133" w:author="Guangnai Wang/WZS/Wistron" w:date="2019-08-06T16:41:00Z">
        <w:r>
          <w:rPr>
            <w:rFonts w:asciiTheme="minorEastAsia" w:eastAsiaTheme="minorEastAsia" w:hAnsiTheme="minorEastAsia" w:hint="eastAsia"/>
          </w:rPr>
          <w:t>可浏览图片。右键任意一条</w:t>
        </w:r>
      </w:ins>
      <w:ins w:id="134" w:author="Guangnai Wang/WZS/Wistron" w:date="2019-08-06T16:43:00Z">
        <w:r>
          <w:rPr>
            <w:rFonts w:asciiTheme="minorEastAsia" w:eastAsiaTheme="minorEastAsia" w:hAnsiTheme="minorEastAsia" w:hint="eastAsia"/>
          </w:rPr>
          <w:t>数据</w:t>
        </w:r>
      </w:ins>
      <w:ins w:id="135" w:author="Guangnai Wang/WZS/Wistron" w:date="2019-08-06T16:41:00Z">
        <w:r>
          <w:rPr>
            <w:rFonts w:asciiTheme="minorEastAsia" w:eastAsiaTheme="minorEastAsia" w:hAnsiTheme="minorEastAsia" w:hint="eastAsia"/>
          </w:rPr>
          <w:t>，将出现图4 E处</w:t>
        </w:r>
      </w:ins>
      <w:ins w:id="136" w:author="Guangnai Wang/WZS/Wistron" w:date="2019-08-06T16:43:00Z">
        <w:r>
          <w:rPr>
            <w:rFonts w:asciiTheme="minorEastAsia" w:eastAsiaTheme="minorEastAsia" w:hAnsiTheme="minorEastAsia" w:hint="eastAsia"/>
          </w:rPr>
          <w:t>操作菜单。</w:t>
        </w:r>
      </w:ins>
      <w:ins w:id="137" w:author="Guangnai Wang/WZS/Wistron" w:date="2019-08-06T16:44:00Z">
        <w:r>
          <w:rPr>
            <w:rFonts w:asciiTheme="minorEastAsia" w:eastAsiaTheme="minorEastAsia" w:hAnsiTheme="minorEastAsia" w:hint="eastAsia"/>
          </w:rPr>
          <w:t>图4 CDE</w:t>
        </w:r>
      </w:ins>
      <w:ins w:id="138" w:author="Guangnai Wang/WZS/Wistron" w:date="2019-08-06T16:45:00Z">
        <w:r>
          <w:rPr>
            <w:rFonts w:asciiTheme="minorEastAsia" w:eastAsiaTheme="minorEastAsia" w:hAnsiTheme="minorEastAsia" w:hint="eastAsia"/>
          </w:rPr>
          <w:t>三处将于下载存储文件和浏览图片具体介绍。</w:t>
        </w:r>
      </w:ins>
      <w:ins w:id="139" w:author="Guangnai Wang/WZS/Wistron" w:date="2019-08-06T16:47:00Z">
        <w:r w:rsidR="008E0EE8">
          <w:rPr>
            <w:rFonts w:asciiTheme="minorEastAsia" w:eastAsiaTheme="minorEastAsia" w:hAnsiTheme="minorEastAsia" w:hint="eastAsia"/>
          </w:rPr>
          <w:t>图4</w:t>
        </w:r>
        <w:r w:rsidR="008E0EE8">
          <w:rPr>
            <w:rFonts w:asciiTheme="minorEastAsia" w:eastAsiaTheme="minorEastAsia" w:hAnsiTheme="minorEastAsia"/>
          </w:rPr>
          <w:t xml:space="preserve"> </w:t>
        </w:r>
        <w:r w:rsidR="008E0EE8">
          <w:rPr>
            <w:rFonts w:asciiTheme="minorEastAsia" w:eastAsiaTheme="minorEastAsia" w:hAnsiTheme="minorEastAsia" w:hint="eastAsia"/>
          </w:rPr>
          <w:t>F处为翻页操作</w:t>
        </w:r>
      </w:ins>
      <w:ins w:id="140" w:author="Guangnai Wang/WZS/Wistron" w:date="2019-08-06T16:48:00Z">
        <w:r w:rsidR="008E0EE8">
          <w:rPr>
            <w:rFonts w:asciiTheme="minorEastAsia" w:eastAsiaTheme="minorEastAsia" w:hAnsiTheme="minorEastAsia" w:hint="eastAsia"/>
          </w:rPr>
          <w:t>部分，五个按钮</w:t>
        </w:r>
      </w:ins>
      <w:ins w:id="141" w:author="Guangnai Wang/WZS/Wistron" w:date="2019-08-06T16:49:00Z">
        <w:r w:rsidR="008E0EE8">
          <w:rPr>
            <w:rFonts w:asciiTheme="minorEastAsia" w:eastAsiaTheme="minorEastAsia" w:hAnsiTheme="minorEastAsia" w:hint="eastAsia"/>
          </w:rPr>
          <w:t>的功能</w:t>
        </w:r>
      </w:ins>
      <w:ins w:id="142" w:author="Guangnai Wang/WZS/Wistron" w:date="2019-08-06T16:48:00Z">
        <w:r w:rsidR="008E0EE8">
          <w:rPr>
            <w:rFonts w:asciiTheme="minorEastAsia" w:eastAsiaTheme="minorEastAsia" w:hAnsiTheme="minorEastAsia" w:hint="eastAsia"/>
          </w:rPr>
          <w:t>从左至右分别是跳转至首页，上一页，下一页，</w:t>
        </w:r>
      </w:ins>
      <w:ins w:id="143" w:author="Guangnai Wang/WZS/Wistron" w:date="2019-08-06T16:49:00Z">
        <w:r w:rsidR="008E0EE8">
          <w:rPr>
            <w:rFonts w:asciiTheme="minorEastAsia" w:eastAsiaTheme="minorEastAsia" w:hAnsiTheme="minorEastAsia" w:hint="eastAsia"/>
          </w:rPr>
          <w:t>最后一页，跳转至目标页。跳转目标页需要在</w:t>
        </w:r>
      </w:ins>
      <w:ins w:id="144" w:author="Guangnai Wang/WZS/Wistron" w:date="2019-08-06T16:50:00Z">
        <w:r w:rsidR="008E0EE8">
          <w:rPr>
            <w:rFonts w:asciiTheme="minorEastAsia" w:eastAsiaTheme="minorEastAsia" w:hAnsiTheme="minorEastAsia" w:hint="eastAsia"/>
          </w:rPr>
          <w:t>Go按钮前的输入框输入目标页数。F处最右侧数字</w:t>
        </w:r>
      </w:ins>
      <w:ins w:id="145" w:author="Guangnai Wang/WZS/Wistron" w:date="2019-08-06T16:51:00Z">
        <w:r w:rsidR="00133365">
          <w:rPr>
            <w:rFonts w:asciiTheme="minorEastAsia" w:eastAsiaTheme="minorEastAsia" w:hAnsiTheme="minorEastAsia" w:hint="eastAsia"/>
          </w:rPr>
          <w:t>的</w:t>
        </w:r>
      </w:ins>
      <w:ins w:id="146" w:author="Guangnai Wang/WZS/Wistron" w:date="2019-08-06T16:50:00Z">
        <w:r w:rsidR="008E0EE8">
          <w:rPr>
            <w:rFonts w:asciiTheme="minorEastAsia" w:eastAsiaTheme="minorEastAsia" w:hAnsiTheme="minorEastAsia" w:hint="eastAsia"/>
          </w:rPr>
          <w:t>意义为“</w:t>
        </w:r>
      </w:ins>
      <w:ins w:id="147" w:author="Guangnai Wang/WZS/Wistron" w:date="2019-08-06T16:51:00Z">
        <w:r w:rsidR="008E0EE8">
          <w:rPr>
            <w:rFonts w:asciiTheme="minorEastAsia" w:eastAsiaTheme="minorEastAsia" w:hAnsiTheme="minorEastAsia" w:hint="eastAsia"/>
          </w:rPr>
          <w:t>当前页 / 总页数</w:t>
        </w:r>
      </w:ins>
      <w:ins w:id="148" w:author="Guangnai Wang/WZS/Wistron" w:date="2019-08-06T16:50:00Z">
        <w:r w:rsidR="008E0EE8">
          <w:rPr>
            <w:rFonts w:asciiTheme="minorEastAsia" w:eastAsiaTheme="minorEastAsia" w:hAnsiTheme="minorEastAsia" w:hint="eastAsia"/>
          </w:rPr>
          <w:t>”</w:t>
        </w:r>
      </w:ins>
      <w:ins w:id="149" w:author="Guangnai Wang/WZS/Wistron" w:date="2019-08-06T16:51:00Z">
        <w:r w:rsidR="00133365">
          <w:rPr>
            <w:rFonts w:asciiTheme="minorEastAsia" w:eastAsiaTheme="minorEastAsia" w:hAnsiTheme="minorEastAsia" w:hint="eastAsia"/>
          </w:rPr>
          <w:t>。</w:t>
        </w:r>
      </w:ins>
    </w:p>
    <w:p w14:paraId="31B10C5D" w14:textId="77777777" w:rsidR="000A478E" w:rsidRDefault="000A478E">
      <w:pPr>
        <w:rPr>
          <w:ins w:id="150" w:author="Guangnai Wang/WZS/Wistron" w:date="2019-08-06T16:59:00Z"/>
          <w:rFonts w:asciiTheme="minorEastAsia" w:eastAsiaTheme="minorEastAsia" w:hAnsiTheme="minorEastAsia"/>
        </w:rPr>
      </w:pPr>
      <w:ins w:id="151" w:author="Guangnai Wang/WZS/Wistron" w:date="2019-08-06T16:59:00Z">
        <w:r>
          <w:rPr>
            <w:rFonts w:asciiTheme="minorEastAsia" w:eastAsiaTheme="minorEastAsia" w:hAnsiTheme="minorEastAsia"/>
          </w:rPr>
          <w:br w:type="page"/>
        </w:r>
      </w:ins>
    </w:p>
    <w:p w14:paraId="4FF0EE5F" w14:textId="77777777" w:rsidR="00906FF3" w:rsidRPr="00906FF3" w:rsidRDefault="00906FF3" w:rsidP="00906FF3"/>
    <w:p w14:paraId="508C98E9" w14:textId="77777777" w:rsidR="00E906EA" w:rsidRDefault="00E906EA" w:rsidP="00332D16">
      <w:pPr>
        <w:pStyle w:val="ListParagraph"/>
        <w:ind w:leftChars="400" w:left="960" w:firstLineChars="0" w:firstLine="0"/>
        <w:rPr>
          <w:rFonts w:eastAsiaTheme="minorEastAsia"/>
          <w:lang w:eastAsia="zh-CN"/>
        </w:rPr>
      </w:pPr>
    </w:p>
    <w:p w14:paraId="7C2936F3" w14:textId="021459D0" w:rsidR="003973FF" w:rsidRDefault="001853C1" w:rsidP="00C81899">
      <w:pPr>
        <w:pStyle w:val="Heading5"/>
        <w:rPr>
          <w:lang w:eastAsia="zh-CN"/>
        </w:rPr>
      </w:pPr>
      <w:bookmarkStart w:id="152" w:name="_Toc12290847"/>
      <w:r>
        <w:rPr>
          <w:rFonts w:hint="eastAsia"/>
          <w:lang w:eastAsia="zh-CN"/>
        </w:rPr>
        <w:t>下载存储文件</w:t>
      </w:r>
      <w:bookmarkEnd w:id="152"/>
    </w:p>
    <w:p w14:paraId="61C6208E" w14:textId="458894B5" w:rsidR="00396872" w:rsidRDefault="00396872" w:rsidP="00396872"/>
    <w:p w14:paraId="17DBC151" w14:textId="2E3D5085" w:rsidR="00676400" w:rsidRDefault="004625A0" w:rsidP="00662EF9">
      <w:pPr>
        <w:rPr>
          <w:ins w:id="153" w:author="Guangnai Wang/WZS/Wistron" w:date="2019-08-06T16:51:00Z"/>
          <w:rFonts w:asciiTheme="minorEastAsia" w:eastAsiaTheme="minorEastAsia" w:hAnsiTheme="minorEastAsia"/>
        </w:rPr>
      </w:pPr>
      <w:r>
        <w:t xml:space="preserve">    </w:t>
      </w:r>
      <w:r w:rsidR="00396872">
        <w:rPr>
          <w:rFonts w:ascii="宋体" w:eastAsia="宋体" w:hAnsi="宋体" w:cs="宋体" w:hint="eastAsia"/>
        </w:rPr>
        <w:t>下载存储文件</w:t>
      </w:r>
      <w:r>
        <w:rPr>
          <w:rFonts w:asciiTheme="minorEastAsia" w:eastAsiaTheme="minorEastAsia" w:hAnsiTheme="minorEastAsia" w:hint="eastAsia"/>
        </w:rPr>
        <w:t>（</w:t>
      </w:r>
      <w:r>
        <w:t>csv</w:t>
      </w:r>
      <w:r>
        <w:rPr>
          <w:rFonts w:ascii="宋体" w:eastAsia="宋体" w:hAnsi="宋体" w:cs="宋体" w:hint="eastAsia"/>
        </w:rPr>
        <w:t>格式文档</w:t>
      </w:r>
      <w:r>
        <w:t>/</w:t>
      </w:r>
      <w:r>
        <w:rPr>
          <w:rFonts w:ascii="宋体" w:eastAsia="宋体" w:hAnsi="宋体" w:cs="宋体" w:hint="eastAsia"/>
        </w:rPr>
        <w:t>图片</w:t>
      </w:r>
      <w:r>
        <w:t>/</w:t>
      </w:r>
      <w:r>
        <w:rPr>
          <w:rFonts w:ascii="宋体" w:eastAsia="宋体" w:hAnsi="宋体" w:cs="宋体" w:hint="eastAsia"/>
        </w:rPr>
        <w:t>压缩包</w:t>
      </w:r>
      <w:r>
        <w:rPr>
          <w:rFonts w:asciiTheme="minorEastAsia" w:eastAsiaTheme="minorEastAsia" w:hAnsiTheme="minorEastAsia" w:hint="eastAsia"/>
        </w:rPr>
        <w:t>）</w:t>
      </w:r>
    </w:p>
    <w:p w14:paraId="431F81DC" w14:textId="77777777" w:rsidR="00C40AFE" w:rsidRDefault="00C40AFE" w:rsidP="00662EF9">
      <w:pPr>
        <w:rPr>
          <w:ins w:id="154" w:author="Guangnai Wang/WZS/Wistron" w:date="2019-08-06T16:54:00Z"/>
          <w:rFonts w:asciiTheme="minorEastAsia" w:eastAsiaTheme="minorEastAsia" w:hAnsiTheme="minorEastAsia"/>
        </w:rPr>
      </w:pPr>
      <w:ins w:id="155" w:author="Guangnai Wang/WZS/Wistron" w:date="2019-08-06T16:51:00Z">
        <w:r>
          <w:tab/>
        </w:r>
        <w:r>
          <w:rPr>
            <w:rFonts w:asciiTheme="minorEastAsia" w:eastAsiaTheme="minorEastAsia" w:hAnsiTheme="minorEastAsia" w:hint="eastAsia"/>
          </w:rPr>
          <w:t>下载文件分为单个</w:t>
        </w:r>
      </w:ins>
      <w:ins w:id="156" w:author="Guangnai Wang/WZS/Wistron" w:date="2019-08-06T16:52:00Z">
        <w:r>
          <w:rPr>
            <w:rFonts w:asciiTheme="minorEastAsia" w:eastAsiaTheme="minorEastAsia" w:hAnsiTheme="minorEastAsia" w:hint="eastAsia"/>
          </w:rPr>
          <w:t>文件下载和多个文件下载。</w:t>
        </w:r>
      </w:ins>
    </w:p>
    <w:p w14:paraId="259BEE42" w14:textId="665342A4" w:rsidR="00C40AFE" w:rsidRDefault="00C40AFE">
      <w:pPr>
        <w:ind w:firstLine="420"/>
        <w:rPr>
          <w:ins w:id="157" w:author="Guangnai Wang/WZS/Wistron" w:date="2019-08-06T16:54:00Z"/>
          <w:rFonts w:asciiTheme="minorEastAsia" w:eastAsiaTheme="minorEastAsia" w:hAnsiTheme="minorEastAsia"/>
        </w:rPr>
        <w:pPrChange w:id="158" w:author="Guangnai Wang/WZS/Wistron" w:date="2019-08-06T16:54:00Z">
          <w:pPr/>
        </w:pPrChange>
      </w:pPr>
      <w:ins w:id="159" w:author="Guangnai Wang/WZS/Wistron" w:date="2019-08-06T16:54:00Z">
        <w:r>
          <w:rPr>
            <w:rFonts w:asciiTheme="minorEastAsia" w:eastAsiaTheme="minorEastAsia" w:hAnsiTheme="minorEastAsia" w:hint="eastAsia"/>
          </w:rPr>
          <w:t>单个文件</w:t>
        </w:r>
      </w:ins>
      <w:ins w:id="160" w:author="Guangnai Wang/WZS/Wistron" w:date="2019-08-06T16:55:00Z">
        <w:r>
          <w:rPr>
            <w:rFonts w:asciiTheme="minorEastAsia" w:eastAsiaTheme="minorEastAsia" w:hAnsiTheme="minorEastAsia" w:hint="eastAsia"/>
          </w:rPr>
          <w:t>下载</w:t>
        </w:r>
      </w:ins>
      <w:ins w:id="161" w:author="Guangnai Wang/WZS/Wistron" w:date="2019-08-06T16:54:00Z">
        <w:r>
          <w:rPr>
            <w:rFonts w:asciiTheme="minorEastAsia" w:eastAsiaTheme="minorEastAsia" w:hAnsiTheme="minorEastAsia" w:hint="eastAsia"/>
          </w:rPr>
          <w:t>：</w:t>
        </w:r>
      </w:ins>
      <w:ins w:id="162" w:author="Guangnai Wang/WZS/Wistron" w:date="2019-08-06T16:53:00Z">
        <w:r>
          <w:rPr>
            <w:rFonts w:asciiTheme="minorEastAsia" w:eastAsiaTheme="minorEastAsia" w:hAnsiTheme="minorEastAsia" w:hint="eastAsia"/>
          </w:rPr>
          <w:t>右键任意一条数据，出现图4 E处所示的操作菜单，点击Dow</w:t>
        </w:r>
        <w:r>
          <w:rPr>
            <w:rFonts w:asciiTheme="minorEastAsia" w:eastAsiaTheme="minorEastAsia" w:hAnsiTheme="minorEastAsia"/>
          </w:rPr>
          <w:t>nload</w:t>
        </w:r>
        <w:r>
          <w:rPr>
            <w:rFonts w:asciiTheme="minorEastAsia" w:eastAsiaTheme="minorEastAsia" w:hAnsiTheme="minorEastAsia" w:hint="eastAsia"/>
          </w:rPr>
          <w:t>即可下载</w:t>
        </w:r>
      </w:ins>
      <w:ins w:id="163" w:author="Guangnai Wang/WZS/Wistron" w:date="2019-08-06T16:54:00Z">
        <w:r>
          <w:rPr>
            <w:rFonts w:asciiTheme="minorEastAsia" w:eastAsiaTheme="minorEastAsia" w:hAnsiTheme="minorEastAsia" w:hint="eastAsia"/>
          </w:rPr>
          <w:t>当前文件。</w:t>
        </w:r>
      </w:ins>
    </w:p>
    <w:p w14:paraId="73E85BF1" w14:textId="5547C473" w:rsidR="00C40AFE" w:rsidRDefault="00C40AFE">
      <w:pPr>
        <w:ind w:firstLine="420"/>
        <w:rPr>
          <w:ins w:id="164" w:author="Guangnai Wang/WZS/Wistron" w:date="2019-08-06T16:59:00Z"/>
          <w:rFonts w:asciiTheme="minorEastAsia" w:eastAsiaTheme="minorEastAsia" w:hAnsiTheme="minorEastAsia"/>
        </w:rPr>
        <w:pPrChange w:id="165" w:author="Guangnai Wang/WZS/Wistron" w:date="2019-08-06T16:54:00Z">
          <w:pPr/>
        </w:pPrChange>
      </w:pPr>
      <w:ins w:id="166" w:author="Guangnai Wang/WZS/Wistron" w:date="2019-08-06T16:55:00Z">
        <w:r>
          <w:rPr>
            <w:rFonts w:asciiTheme="minorEastAsia" w:eastAsiaTheme="minorEastAsia" w:hAnsiTheme="minorEastAsia" w:hint="eastAsia"/>
          </w:rPr>
          <w:t>多个文件下载：</w:t>
        </w:r>
      </w:ins>
      <w:ins w:id="167" w:author="Guangnai Wang/WZS/Wistron" w:date="2019-08-06T16:57:00Z">
        <w:r w:rsidR="000A478E">
          <w:rPr>
            <w:rFonts w:asciiTheme="minorEastAsia" w:eastAsiaTheme="minorEastAsia" w:hAnsiTheme="minorEastAsia" w:hint="eastAsia"/>
          </w:rPr>
          <w:t>使用者在</w:t>
        </w:r>
      </w:ins>
      <w:ins w:id="168" w:author="Guangnai Wang/WZS/Wistron" w:date="2019-08-06T16:55:00Z">
        <w:r>
          <w:rPr>
            <w:rFonts w:asciiTheme="minorEastAsia" w:eastAsiaTheme="minorEastAsia" w:hAnsiTheme="minorEastAsia" w:hint="eastAsia"/>
          </w:rPr>
          <w:t>图4 C处</w:t>
        </w:r>
        <w:r w:rsidR="000A478E">
          <w:rPr>
            <w:rFonts w:asciiTheme="minorEastAsia" w:eastAsiaTheme="minorEastAsia" w:hAnsiTheme="minorEastAsia" w:hint="eastAsia"/>
          </w:rPr>
          <w:t>选中</w:t>
        </w:r>
      </w:ins>
      <w:ins w:id="169" w:author="Guangnai Wang/WZS/Wistron" w:date="2019-08-06T16:56:00Z">
        <w:r w:rsidR="000A478E">
          <w:rPr>
            <w:rFonts w:asciiTheme="minorEastAsia" w:eastAsiaTheme="minorEastAsia" w:hAnsiTheme="minorEastAsia" w:hint="eastAsia"/>
          </w:rPr>
          <w:t>需要下载的文件的</w:t>
        </w:r>
      </w:ins>
      <w:ins w:id="170" w:author="Guangnai Wang/WZS/Wistron" w:date="2019-08-06T16:55:00Z">
        <w:r w:rsidR="000A478E">
          <w:rPr>
            <w:rFonts w:asciiTheme="minorEastAsia" w:eastAsiaTheme="minorEastAsia" w:hAnsiTheme="minorEastAsia" w:hint="eastAsia"/>
          </w:rPr>
          <w:t>Checkbox</w:t>
        </w:r>
      </w:ins>
      <w:ins w:id="171" w:author="Guangnai Wang/WZS/Wistron" w:date="2019-08-06T16:56:00Z">
        <w:r w:rsidR="000A478E">
          <w:rPr>
            <w:rFonts w:asciiTheme="minorEastAsia" w:eastAsiaTheme="minorEastAsia" w:hAnsiTheme="minorEastAsia" w:hint="eastAsia"/>
          </w:rPr>
          <w:t>，然后图4 C处上方的S</w:t>
        </w:r>
        <w:r w:rsidR="000A478E">
          <w:rPr>
            <w:rFonts w:asciiTheme="minorEastAsia" w:eastAsiaTheme="minorEastAsia" w:hAnsiTheme="minorEastAsia"/>
          </w:rPr>
          <w:t>elected</w:t>
        </w:r>
        <w:r w:rsidR="000A478E">
          <w:rPr>
            <w:rFonts w:asciiTheme="minorEastAsia" w:eastAsiaTheme="minorEastAsia" w:hAnsiTheme="minorEastAsia" w:hint="eastAsia"/>
          </w:rPr>
          <w:t>按钮，</w:t>
        </w:r>
      </w:ins>
      <w:ins w:id="172" w:author="Guangnai Wang/WZS/Wistron" w:date="2019-08-06T16:57:00Z">
        <w:r w:rsidR="000A478E">
          <w:rPr>
            <w:rFonts w:asciiTheme="minorEastAsia" w:eastAsiaTheme="minorEastAsia" w:hAnsiTheme="minorEastAsia" w:hint="eastAsia"/>
          </w:rPr>
          <w:t>将显示使用者选中的所有文件，如下图：</w:t>
        </w:r>
      </w:ins>
    </w:p>
    <w:p w14:paraId="71DDBDD8" w14:textId="77777777" w:rsidR="000A478E" w:rsidRDefault="000A478E">
      <w:pPr>
        <w:keepNext/>
        <w:ind w:firstLine="420"/>
        <w:jc w:val="center"/>
        <w:rPr>
          <w:ins w:id="173" w:author="Guangnai Wang/WZS/Wistron" w:date="2019-08-06T16:59:00Z"/>
        </w:rPr>
        <w:pPrChange w:id="174" w:author="Guangnai Wang/WZS/Wistron" w:date="2019-08-06T16:59:00Z">
          <w:pPr>
            <w:ind w:firstLine="420"/>
            <w:jc w:val="center"/>
          </w:pPr>
        </w:pPrChange>
      </w:pPr>
      <w:ins w:id="175" w:author="Guangnai Wang/WZS/Wistron" w:date="2019-08-06T16:59:00Z">
        <w:r>
          <w:rPr>
            <w:rFonts w:hint="eastAsia"/>
            <w:noProof/>
          </w:rPr>
          <w:drawing>
            <wp:inline distT="0" distB="0" distL="0" distR="0" wp14:anchorId="4709E2E0" wp14:editId="10CE47C1">
              <wp:extent cx="6858000" cy="137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8-06 16_57_59-AOI Query Syste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1379855"/>
                      </a:xfrm>
                      <a:prstGeom prst="rect">
                        <a:avLst/>
                      </a:prstGeom>
                    </pic:spPr>
                  </pic:pic>
                </a:graphicData>
              </a:graphic>
            </wp:inline>
          </w:drawing>
        </w:r>
      </w:ins>
    </w:p>
    <w:p w14:paraId="3D485ED2" w14:textId="2A95DEDF" w:rsidR="000A478E" w:rsidRDefault="000A478E">
      <w:pPr>
        <w:pStyle w:val="Caption"/>
        <w:jc w:val="center"/>
        <w:rPr>
          <w:ins w:id="176" w:author="Guangnai Wang/WZS/Wistron" w:date="2019-08-06T16:59:00Z"/>
          <w:rFonts w:asciiTheme="minorEastAsia" w:eastAsiaTheme="minorEastAsia" w:hAnsiTheme="minorEastAsia"/>
        </w:rPr>
        <w:pPrChange w:id="177" w:author="Guangnai Wang/WZS/Wistron" w:date="2019-08-06T16:59:00Z">
          <w:pPr/>
        </w:pPrChange>
      </w:pPr>
      <w:ins w:id="178" w:author="Guangnai Wang/WZS/Wistron" w:date="2019-08-06T16:59:00Z">
        <w:r>
          <w:rPr>
            <w:rFonts w:ascii="宋体" w:eastAsia="宋体" w:hAnsi="宋体" w:cs="宋体" w:hint="eastAsia"/>
          </w:rPr>
          <w:t>图</w:t>
        </w:r>
        <w:r>
          <w:t xml:space="preserve"> </w:t>
        </w:r>
        <w:r>
          <w:fldChar w:fldCharType="begin"/>
        </w:r>
        <w:r>
          <w:instrText xml:space="preserve"> SEQ 图 \* ARABIC </w:instrText>
        </w:r>
      </w:ins>
      <w:r>
        <w:fldChar w:fldCharType="separate"/>
      </w:r>
      <w:ins w:id="179" w:author="Guangnai Wang/WZS/Wistron" w:date="2019-08-06T17:07:00Z">
        <w:r>
          <w:rPr>
            <w:noProof/>
          </w:rPr>
          <w:t>5</w:t>
        </w:r>
      </w:ins>
      <w:ins w:id="180" w:author="Guangnai Wang/WZS/Wistron" w:date="2019-08-06T16:59:00Z">
        <w:r>
          <w:fldChar w:fldCharType="end"/>
        </w:r>
        <w:r>
          <w:t xml:space="preserve"> </w:t>
        </w:r>
        <w:r>
          <w:rPr>
            <w:rFonts w:asciiTheme="minorEastAsia" w:eastAsiaTheme="minorEastAsia" w:hAnsiTheme="minorEastAsia" w:hint="eastAsia"/>
          </w:rPr>
          <w:t>所有选中的文件图</w:t>
        </w:r>
      </w:ins>
    </w:p>
    <w:p w14:paraId="412038E2" w14:textId="32F99267" w:rsidR="000A478E" w:rsidRDefault="000A478E" w:rsidP="000A478E">
      <w:pPr>
        <w:rPr>
          <w:ins w:id="181" w:author="Guangnai Wang/WZS/Wistron" w:date="2019-08-06T17:07:00Z"/>
          <w:rFonts w:asciiTheme="minorEastAsia" w:eastAsiaTheme="minorEastAsia" w:hAnsiTheme="minorEastAsia"/>
        </w:rPr>
      </w:pPr>
      <w:ins w:id="182" w:author="Guangnai Wang/WZS/Wistron" w:date="2019-08-06T16:59:00Z">
        <w:r>
          <w:tab/>
        </w:r>
      </w:ins>
      <w:ins w:id="183" w:author="Guangnai Wang/WZS/Wistron" w:date="2019-08-06T17:00:00Z">
        <w:r>
          <w:rPr>
            <w:rFonts w:asciiTheme="minorEastAsia" w:eastAsiaTheme="minorEastAsia" w:hAnsiTheme="minorEastAsia" w:hint="eastAsia"/>
          </w:rPr>
          <w:t>图</w:t>
        </w:r>
        <w:r>
          <w:t>5 A</w:t>
        </w:r>
        <w:r>
          <w:rPr>
            <w:rFonts w:asciiTheme="minorEastAsia" w:eastAsiaTheme="minorEastAsia" w:hAnsiTheme="minorEastAsia" w:hint="eastAsia"/>
          </w:rPr>
          <w:t>处remove按钮用于移除选错的文件。图5 B处</w:t>
        </w:r>
      </w:ins>
      <w:ins w:id="184" w:author="Guangnai Wang/WZS/Wistron" w:date="2019-08-06T17:01:00Z">
        <w:r>
          <w:rPr>
            <w:rFonts w:asciiTheme="minorEastAsia" w:eastAsiaTheme="minorEastAsia" w:hAnsiTheme="minorEastAsia"/>
          </w:rPr>
          <w:t>E</w:t>
        </w:r>
        <w:r>
          <w:rPr>
            <w:rFonts w:asciiTheme="minorEastAsia" w:eastAsiaTheme="minorEastAsia" w:hAnsiTheme="minorEastAsia" w:hint="eastAsia"/>
          </w:rPr>
          <w:t>m</w:t>
        </w:r>
        <w:r>
          <w:rPr>
            <w:rFonts w:asciiTheme="minorEastAsia" w:eastAsiaTheme="minorEastAsia" w:hAnsiTheme="minorEastAsia"/>
          </w:rPr>
          <w:t>pty</w:t>
        </w:r>
        <w:r>
          <w:rPr>
            <w:rFonts w:asciiTheme="minorEastAsia" w:eastAsiaTheme="minorEastAsia" w:hAnsiTheme="minorEastAsia" w:hint="eastAsia"/>
          </w:rPr>
          <w:t>可以清空所有选中的文件，</w:t>
        </w:r>
        <w:proofErr w:type="spellStart"/>
        <w:r>
          <w:rPr>
            <w:rFonts w:asciiTheme="minorEastAsia" w:eastAsiaTheme="minorEastAsia" w:hAnsiTheme="minorEastAsia" w:hint="eastAsia"/>
          </w:rPr>
          <w:t>Dowenload</w:t>
        </w:r>
        <w:proofErr w:type="spellEnd"/>
        <w:r>
          <w:rPr>
            <w:rFonts w:asciiTheme="minorEastAsia" w:eastAsiaTheme="minorEastAsia" w:hAnsiTheme="minorEastAsia" w:hint="eastAsia"/>
          </w:rPr>
          <w:t>按钮用于开始下载多个文件</w:t>
        </w:r>
      </w:ins>
      <w:proofErr w:type="gramStart"/>
      <w:ins w:id="185" w:author="Guangnai Wang/WZS/Wistron" w:date="2019-08-06T17:02:00Z">
        <w:r>
          <w:rPr>
            <w:rFonts w:asciiTheme="minorEastAsia" w:eastAsiaTheme="minorEastAsia" w:hAnsiTheme="minorEastAsia" w:hint="eastAsia"/>
          </w:rPr>
          <w:t>,Cancel按钮用于返回</w:t>
        </w:r>
        <w:proofErr w:type="gramEnd"/>
        <w:r>
          <w:rPr>
            <w:rFonts w:asciiTheme="minorEastAsia" w:eastAsiaTheme="minorEastAsia" w:hAnsiTheme="minorEastAsia" w:hint="eastAsia"/>
          </w:rPr>
          <w:t>。</w:t>
        </w:r>
      </w:ins>
    </w:p>
    <w:p w14:paraId="2B723609" w14:textId="77777777" w:rsidR="000A478E" w:rsidRDefault="000A478E">
      <w:pPr>
        <w:rPr>
          <w:ins w:id="186" w:author="Guangnai Wang/WZS/Wistron" w:date="2019-08-06T17:07:00Z"/>
          <w:rFonts w:asciiTheme="minorEastAsia" w:eastAsiaTheme="minorEastAsia" w:hAnsiTheme="minorEastAsia"/>
        </w:rPr>
      </w:pPr>
      <w:ins w:id="187" w:author="Guangnai Wang/WZS/Wistron" w:date="2019-08-06T17:07:00Z">
        <w:r>
          <w:rPr>
            <w:rFonts w:asciiTheme="minorEastAsia" w:eastAsiaTheme="minorEastAsia" w:hAnsiTheme="minorEastAsia"/>
          </w:rPr>
          <w:br w:type="page"/>
        </w:r>
      </w:ins>
    </w:p>
    <w:p w14:paraId="0E677B80" w14:textId="77777777" w:rsidR="000A478E" w:rsidRPr="000A478E" w:rsidRDefault="000A478E" w:rsidP="000A478E"/>
    <w:p w14:paraId="67B8BD52" w14:textId="77777777" w:rsidR="001853C1" w:rsidRDefault="001853C1" w:rsidP="00662EF9">
      <w:pPr>
        <w:rPr>
          <w:rFonts w:eastAsiaTheme="minorEastAsia"/>
        </w:rPr>
      </w:pPr>
    </w:p>
    <w:p w14:paraId="7642ED95" w14:textId="10C82C78" w:rsidR="001853C1" w:rsidRDefault="001853C1" w:rsidP="001853C1">
      <w:pPr>
        <w:pStyle w:val="Heading5"/>
      </w:pPr>
      <w:bookmarkStart w:id="188" w:name="_Toc12290848"/>
      <w:r>
        <w:rPr>
          <w:rFonts w:hint="eastAsia"/>
          <w:lang w:eastAsia="zh-CN"/>
        </w:rPr>
        <w:t>浏览图片</w:t>
      </w:r>
      <w:bookmarkEnd w:id="188"/>
    </w:p>
    <w:p w14:paraId="6A530072" w14:textId="633184E3" w:rsidR="001853C1" w:rsidRDefault="001853C1" w:rsidP="00662EF9">
      <w:pPr>
        <w:rPr>
          <w:rFonts w:eastAsiaTheme="minorEastAsia"/>
        </w:rPr>
      </w:pPr>
    </w:p>
    <w:p w14:paraId="13DD2849" w14:textId="3D7630DE" w:rsidR="000A478E" w:rsidRDefault="00846878" w:rsidP="00662EF9">
      <w:pPr>
        <w:rPr>
          <w:ins w:id="189" w:author="Guangnai Wang/WZS/Wistron" w:date="2019-08-06T17:05:00Z"/>
          <w:rFonts w:eastAsiaTheme="minorEastAsia"/>
        </w:rPr>
      </w:pPr>
      <w:r>
        <w:rPr>
          <w:rFonts w:eastAsiaTheme="minorEastAsia"/>
        </w:rPr>
        <w:t xml:space="preserve">    </w:t>
      </w:r>
      <w:ins w:id="190" w:author="Guangnai Wang/WZS/Wistron" w:date="2019-08-06T17:03:00Z">
        <w:r w:rsidR="000A478E">
          <w:rPr>
            <w:rFonts w:eastAsiaTheme="minorEastAsia" w:hint="eastAsia"/>
          </w:rPr>
          <w:t>双击图</w:t>
        </w:r>
        <w:r w:rsidR="000A478E">
          <w:rPr>
            <w:rFonts w:eastAsiaTheme="minorEastAsia" w:hint="eastAsia"/>
          </w:rPr>
          <w:t>4</w:t>
        </w:r>
        <w:r w:rsidR="000A478E">
          <w:rPr>
            <w:rFonts w:eastAsiaTheme="minorEastAsia"/>
          </w:rPr>
          <w:t xml:space="preserve"> D</w:t>
        </w:r>
        <w:r w:rsidR="000A478E">
          <w:rPr>
            <w:rFonts w:eastAsiaTheme="minorEastAsia" w:hint="eastAsia"/>
          </w:rPr>
          <w:t>处的图片或者</w:t>
        </w:r>
      </w:ins>
      <w:ins w:id="191" w:author="Guangnai Wang/WZS/Wistron" w:date="2019-08-06T17:04:00Z">
        <w:r w:rsidR="000A478E">
          <w:rPr>
            <w:rFonts w:eastAsiaTheme="minorEastAsia" w:hint="eastAsia"/>
          </w:rPr>
          <w:t>点击</w:t>
        </w:r>
      </w:ins>
      <w:ins w:id="192" w:author="Guangnai Wang/WZS/Wistron" w:date="2019-08-06T17:03:00Z">
        <w:r w:rsidR="000A478E">
          <w:rPr>
            <w:rFonts w:eastAsiaTheme="minorEastAsia" w:hint="eastAsia"/>
          </w:rPr>
          <w:t>图</w:t>
        </w:r>
        <w:r w:rsidR="000A478E">
          <w:rPr>
            <w:rFonts w:eastAsiaTheme="minorEastAsia" w:hint="eastAsia"/>
          </w:rPr>
          <w:t>4 E</w:t>
        </w:r>
        <w:r w:rsidR="000A478E">
          <w:rPr>
            <w:rFonts w:eastAsiaTheme="minorEastAsia" w:hint="eastAsia"/>
          </w:rPr>
          <w:t>处操作菜单的</w:t>
        </w:r>
        <w:r w:rsidR="000A478E">
          <w:rPr>
            <w:rFonts w:eastAsiaTheme="minorEastAsia" w:hint="eastAsia"/>
          </w:rPr>
          <w:t>De</w:t>
        </w:r>
      </w:ins>
      <w:ins w:id="193" w:author="Guangnai Wang/WZS/Wistron" w:date="2019-08-06T17:04:00Z">
        <w:r w:rsidR="000A478E">
          <w:rPr>
            <w:rFonts w:eastAsiaTheme="minorEastAsia"/>
          </w:rPr>
          <w:t>tails</w:t>
        </w:r>
        <w:r w:rsidR="000A478E">
          <w:rPr>
            <w:rFonts w:eastAsiaTheme="minorEastAsia" w:hint="eastAsia"/>
          </w:rPr>
          <w:t>可以浏览当前图片</w:t>
        </w:r>
      </w:ins>
      <w:ins w:id="194" w:author="Guangnai Wang/WZS/Wistron" w:date="2019-08-06T17:08:00Z">
        <w:r w:rsidR="009169E4">
          <w:rPr>
            <w:rFonts w:eastAsiaTheme="minorEastAsia" w:hint="eastAsia"/>
          </w:rPr>
          <w:t>，图</w:t>
        </w:r>
        <w:r w:rsidR="009169E4">
          <w:rPr>
            <w:rFonts w:eastAsiaTheme="minorEastAsia" w:hint="eastAsia"/>
          </w:rPr>
          <w:t>4</w:t>
        </w:r>
        <w:r w:rsidR="009169E4">
          <w:rPr>
            <w:rFonts w:eastAsiaTheme="minorEastAsia"/>
          </w:rPr>
          <w:t xml:space="preserve"> </w:t>
        </w:r>
        <w:r w:rsidR="009169E4">
          <w:rPr>
            <w:rFonts w:eastAsiaTheme="minorEastAsia" w:hint="eastAsia"/>
          </w:rPr>
          <w:t>E</w:t>
        </w:r>
        <w:r w:rsidR="009169E4">
          <w:rPr>
            <w:rFonts w:eastAsiaTheme="minorEastAsia" w:hint="eastAsia"/>
          </w:rPr>
          <w:t>处的</w:t>
        </w:r>
        <w:r w:rsidR="009169E4">
          <w:rPr>
            <w:rFonts w:eastAsiaTheme="minorEastAsia" w:hint="eastAsia"/>
          </w:rPr>
          <w:t>De</w:t>
        </w:r>
        <w:r w:rsidR="009169E4">
          <w:rPr>
            <w:rFonts w:eastAsiaTheme="minorEastAsia"/>
          </w:rPr>
          <w:t>tails</w:t>
        </w:r>
        <w:r w:rsidR="009169E4">
          <w:rPr>
            <w:rFonts w:eastAsiaTheme="minorEastAsia" w:hint="eastAsia"/>
          </w:rPr>
          <w:t>只有当文件</w:t>
        </w:r>
      </w:ins>
      <w:ins w:id="195" w:author="Guangnai Wang/WZS/Wistron" w:date="2019-08-06T17:09:00Z">
        <w:r w:rsidR="009169E4">
          <w:rPr>
            <w:rFonts w:eastAsiaTheme="minorEastAsia" w:hint="eastAsia"/>
          </w:rPr>
          <w:t>是图片时才会有</w:t>
        </w:r>
      </w:ins>
      <w:ins w:id="196" w:author="Guangnai Wang/WZS/Wistron" w:date="2019-08-06T17:05:00Z">
        <w:r w:rsidR="000A478E">
          <w:rPr>
            <w:rFonts w:eastAsiaTheme="minorEastAsia" w:hint="eastAsia"/>
          </w:rPr>
          <w:t>。如下图：</w:t>
        </w:r>
      </w:ins>
    </w:p>
    <w:p w14:paraId="7DC3DA78" w14:textId="1DB74AE9" w:rsidR="000058CF" w:rsidRDefault="00846878" w:rsidP="00662EF9">
      <w:pPr>
        <w:rPr>
          <w:ins w:id="197" w:author="Guangnai Wang/WZS/Wistron" w:date="2019-08-06T17:05:00Z"/>
          <w:rFonts w:eastAsiaTheme="minorEastAsia"/>
        </w:rPr>
      </w:pPr>
      <w:del w:id="198" w:author="Guangnai Wang/WZS/Wistron" w:date="2019-08-06T17:03:00Z">
        <w:r w:rsidDel="000A478E">
          <w:rPr>
            <w:rFonts w:eastAsiaTheme="minorEastAsia" w:hint="eastAsia"/>
          </w:rPr>
          <w:delText>可以浏览图片。</w:delText>
        </w:r>
      </w:del>
    </w:p>
    <w:p w14:paraId="4B38054C" w14:textId="77777777" w:rsidR="000A478E" w:rsidRDefault="000A478E">
      <w:pPr>
        <w:keepNext/>
        <w:rPr>
          <w:ins w:id="199" w:author="Guangnai Wang/WZS/Wistron" w:date="2019-08-06T17:07:00Z"/>
        </w:rPr>
        <w:pPrChange w:id="200" w:author="Guangnai Wang/WZS/Wistron" w:date="2019-08-06T17:07:00Z">
          <w:pPr/>
        </w:pPrChange>
      </w:pPr>
      <w:ins w:id="201" w:author="Guangnai Wang/WZS/Wistron" w:date="2019-08-06T17:07:00Z">
        <w:r>
          <w:rPr>
            <w:rFonts w:eastAsiaTheme="minorEastAsia"/>
          </w:rPr>
          <w:tab/>
        </w:r>
        <w:r>
          <w:rPr>
            <w:rFonts w:eastAsiaTheme="minorEastAsia" w:hint="eastAsia"/>
            <w:noProof/>
          </w:rPr>
          <w:drawing>
            <wp:inline distT="0" distB="0" distL="0" distR="0" wp14:anchorId="377F2CE5" wp14:editId="4E52F888">
              <wp:extent cx="6858000" cy="3132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8-06 15_47_47-AOI - Copy.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132455"/>
                      </a:xfrm>
                      <a:prstGeom prst="rect">
                        <a:avLst/>
                      </a:prstGeom>
                    </pic:spPr>
                  </pic:pic>
                </a:graphicData>
              </a:graphic>
            </wp:inline>
          </w:drawing>
        </w:r>
      </w:ins>
    </w:p>
    <w:p w14:paraId="1BC182E5" w14:textId="57355B73" w:rsidR="000A478E" w:rsidRDefault="000A478E">
      <w:pPr>
        <w:pStyle w:val="Caption"/>
        <w:jc w:val="center"/>
        <w:rPr>
          <w:ins w:id="202" w:author="Guangnai Wang/WZS/Wistron" w:date="2019-08-06T17:07:00Z"/>
          <w:rFonts w:eastAsiaTheme="minorEastAsia"/>
        </w:rPr>
        <w:pPrChange w:id="203" w:author="Guangnai Wang/WZS/Wistron" w:date="2019-08-06T17:07:00Z">
          <w:pPr/>
        </w:pPrChange>
      </w:pPr>
      <w:ins w:id="204" w:author="Guangnai Wang/WZS/Wistron" w:date="2019-08-06T17:07:00Z">
        <w:r>
          <w:rPr>
            <w:rFonts w:ascii="宋体" w:eastAsia="宋体" w:hAnsi="宋体" w:cs="宋体" w:hint="eastAsia"/>
          </w:rPr>
          <w:t>图</w:t>
        </w:r>
        <w:r>
          <w:t xml:space="preserve"> </w:t>
        </w:r>
        <w:r>
          <w:fldChar w:fldCharType="begin"/>
        </w:r>
        <w:r>
          <w:instrText xml:space="preserve"> SEQ 图 \* ARABIC </w:instrText>
        </w:r>
      </w:ins>
      <w:r>
        <w:fldChar w:fldCharType="separate"/>
      </w:r>
      <w:ins w:id="205" w:author="Guangnai Wang/WZS/Wistron" w:date="2019-08-06T17:07:00Z">
        <w:r>
          <w:rPr>
            <w:noProof/>
          </w:rPr>
          <w:t>6</w:t>
        </w:r>
        <w:r>
          <w:fldChar w:fldCharType="end"/>
        </w:r>
        <w:r>
          <w:t xml:space="preserve"> </w:t>
        </w:r>
        <w:r>
          <w:rPr>
            <w:rFonts w:asciiTheme="minorEastAsia" w:eastAsiaTheme="minorEastAsia" w:hAnsiTheme="minorEastAsia" w:hint="eastAsia"/>
          </w:rPr>
          <w:t>浏览</w:t>
        </w:r>
      </w:ins>
      <w:ins w:id="206" w:author="Guangnai Wang/WZS/Wistron" w:date="2019-08-06T17:08:00Z">
        <w:r w:rsidR="009169E4">
          <w:rPr>
            <w:rFonts w:asciiTheme="minorEastAsia" w:eastAsiaTheme="minorEastAsia" w:hAnsiTheme="minorEastAsia" w:hint="eastAsia"/>
          </w:rPr>
          <w:t>图片效果图</w:t>
        </w:r>
      </w:ins>
    </w:p>
    <w:p w14:paraId="30B21A17" w14:textId="30451E0F" w:rsidR="009169E4" w:rsidRDefault="009169E4">
      <w:pPr>
        <w:rPr>
          <w:ins w:id="207" w:author="Guangnai Wang/WZS/Wistron" w:date="2019-08-06T17:09:00Z"/>
          <w:rFonts w:eastAsiaTheme="minorEastAsia"/>
        </w:rPr>
      </w:pPr>
      <w:ins w:id="208" w:author="Guangnai Wang/WZS/Wistron" w:date="2019-08-06T17:09:00Z">
        <w:r>
          <w:rPr>
            <w:rFonts w:eastAsiaTheme="minorEastAsia"/>
          </w:rPr>
          <w:tab/>
        </w:r>
      </w:ins>
      <w:ins w:id="209" w:author="Guangnai Wang/WZS/Wistron" w:date="2019-08-06T17:10:00Z">
        <w:r>
          <w:rPr>
            <w:rFonts w:eastAsiaTheme="minorEastAsia" w:hint="eastAsia"/>
          </w:rPr>
          <w:t>图</w:t>
        </w:r>
        <w:r>
          <w:rPr>
            <w:rFonts w:eastAsiaTheme="minorEastAsia" w:hint="eastAsia"/>
          </w:rPr>
          <w:t>6 A</w:t>
        </w:r>
        <w:r>
          <w:rPr>
            <w:rFonts w:eastAsiaTheme="minorEastAsia" w:hint="eastAsia"/>
          </w:rPr>
          <w:t>处是整张大图的缩略图，只有</w:t>
        </w:r>
      </w:ins>
      <w:ins w:id="210" w:author="Guangnai Wang/WZS/Wistron" w:date="2019-08-06T17:11:00Z">
        <w:r>
          <w:rPr>
            <w:rFonts w:eastAsiaTheme="minorEastAsia" w:hint="eastAsia"/>
          </w:rPr>
          <w:t>在屏幕放不下图片的才会有，</w:t>
        </w:r>
      </w:ins>
      <w:ins w:id="211" w:author="Guangnai Wang/WZS/Wistron" w:date="2019-08-06T17:12:00Z">
        <w:r>
          <w:rPr>
            <w:rFonts w:eastAsiaTheme="minorEastAsia" w:hint="eastAsia"/>
          </w:rPr>
          <w:t>默认为隐藏的，点击图</w:t>
        </w:r>
        <w:r>
          <w:rPr>
            <w:rFonts w:eastAsiaTheme="minorEastAsia" w:hint="eastAsia"/>
          </w:rPr>
          <w:t>6 B</w:t>
        </w:r>
        <w:r>
          <w:rPr>
            <w:rFonts w:eastAsiaTheme="minorEastAsia" w:hint="eastAsia"/>
          </w:rPr>
          <w:t>处</w:t>
        </w:r>
        <w:r>
          <w:rPr>
            <w:rFonts w:eastAsiaTheme="minorEastAsia" w:hint="eastAsia"/>
          </w:rPr>
          <w:t>Ra</w:t>
        </w:r>
        <w:r>
          <w:rPr>
            <w:rFonts w:eastAsiaTheme="minorEastAsia"/>
          </w:rPr>
          <w:t>dar chart</w:t>
        </w:r>
        <w:r>
          <w:rPr>
            <w:rFonts w:eastAsiaTheme="minorEastAsia" w:hint="eastAsia"/>
          </w:rPr>
          <w:t>按钮可让其显示，</w:t>
        </w:r>
      </w:ins>
      <w:ins w:id="212" w:author="Guangnai Wang/WZS/Wistron" w:date="2019-08-06T17:13:00Z">
        <w:r>
          <w:rPr>
            <w:rFonts w:eastAsiaTheme="minorEastAsia" w:hint="eastAsia"/>
          </w:rPr>
          <w:t>重复点击</w:t>
        </w:r>
        <w:r>
          <w:rPr>
            <w:rFonts w:eastAsiaTheme="minorEastAsia" w:hint="eastAsia"/>
          </w:rPr>
          <w:t>Ra</w:t>
        </w:r>
        <w:r>
          <w:rPr>
            <w:rFonts w:eastAsiaTheme="minorEastAsia"/>
          </w:rPr>
          <w:t>dar chart</w:t>
        </w:r>
        <w:r>
          <w:rPr>
            <w:rFonts w:eastAsiaTheme="minorEastAsia" w:hint="eastAsia"/>
          </w:rPr>
          <w:t>按钮可</w:t>
        </w:r>
      </w:ins>
      <w:ins w:id="213" w:author="Guangnai Wang/WZS/Wistron" w:date="2019-08-06T17:14:00Z">
        <w:r>
          <w:rPr>
            <w:rFonts w:eastAsiaTheme="minorEastAsia" w:hint="eastAsia"/>
          </w:rPr>
          <w:t>控制缩略图显示或者隐藏。图</w:t>
        </w:r>
        <w:r>
          <w:rPr>
            <w:rFonts w:eastAsiaTheme="minorEastAsia" w:hint="eastAsia"/>
          </w:rPr>
          <w:t>6 A</w:t>
        </w:r>
        <w:r>
          <w:rPr>
            <w:rFonts w:eastAsiaTheme="minorEastAsia" w:hint="eastAsia"/>
          </w:rPr>
          <w:t>处中</w:t>
        </w:r>
      </w:ins>
      <w:ins w:id="214" w:author="Guangnai Wang/WZS/Wistron" w:date="2019-08-06T17:15:00Z">
        <w:r>
          <w:rPr>
            <w:rFonts w:eastAsiaTheme="minorEastAsia" w:hint="eastAsia"/>
          </w:rPr>
          <w:t>有一个半透明的长方形框，其</w:t>
        </w:r>
      </w:ins>
      <w:ins w:id="215" w:author="Guangnai Wang/WZS/Wistron" w:date="2019-08-06T17:16:00Z">
        <w:r>
          <w:rPr>
            <w:rFonts w:eastAsiaTheme="minorEastAsia" w:hint="eastAsia"/>
          </w:rPr>
          <w:t>表示当前窗口显示的部分大图</w:t>
        </w:r>
      </w:ins>
      <w:ins w:id="216" w:author="Guangnai Wang/WZS/Wistron" w:date="2019-08-06T17:17:00Z">
        <w:r>
          <w:rPr>
            <w:rFonts w:eastAsiaTheme="minorEastAsia" w:hint="eastAsia"/>
          </w:rPr>
          <w:t>在</w:t>
        </w:r>
      </w:ins>
      <w:ins w:id="217" w:author="Guangnai Wang/WZS/Wistron" w:date="2019-08-06T17:16:00Z">
        <w:r>
          <w:rPr>
            <w:rFonts w:eastAsiaTheme="minorEastAsia" w:hint="eastAsia"/>
          </w:rPr>
          <w:t>整体大图的</w:t>
        </w:r>
      </w:ins>
      <w:ins w:id="218" w:author="Guangnai Wang/WZS/Wistron" w:date="2019-08-06T17:17:00Z">
        <w:r>
          <w:rPr>
            <w:rFonts w:eastAsiaTheme="minorEastAsia" w:hint="eastAsia"/>
          </w:rPr>
          <w:t>位置，鼠标移入缩略图，长方形框将随</w:t>
        </w:r>
      </w:ins>
      <w:ins w:id="219" w:author="Guangnai Wang/WZS/Wistron" w:date="2019-08-06T17:18:00Z">
        <w:r>
          <w:rPr>
            <w:rFonts w:eastAsiaTheme="minorEastAsia" w:hint="eastAsia"/>
          </w:rPr>
          <w:t>鼠标移动，大图部分也随之移动</w:t>
        </w:r>
        <w:r w:rsidR="00262BA8">
          <w:rPr>
            <w:rFonts w:eastAsiaTheme="minorEastAsia" w:hint="eastAsia"/>
          </w:rPr>
          <w:t>。左键点击缩略图</w:t>
        </w:r>
      </w:ins>
      <w:ins w:id="220" w:author="Guangnai Wang/WZS/Wistron" w:date="2019-08-06T17:19:00Z">
        <w:r w:rsidR="00262BA8">
          <w:rPr>
            <w:rFonts w:eastAsiaTheme="minorEastAsia" w:hint="eastAsia"/>
          </w:rPr>
          <w:t>长方形将固定不随鼠标移动，右键解除固定。按住鼠标可</w:t>
        </w:r>
      </w:ins>
      <w:ins w:id="221" w:author="Guangnai Wang/WZS/Wistron" w:date="2019-08-06T17:20:00Z">
        <w:r w:rsidR="00262BA8">
          <w:rPr>
            <w:rFonts w:eastAsiaTheme="minorEastAsia" w:hint="eastAsia"/>
          </w:rPr>
          <w:t>拖动缩略图。</w:t>
        </w:r>
      </w:ins>
    </w:p>
    <w:p w14:paraId="4D12C464" w14:textId="14F170A0" w:rsidR="000A478E" w:rsidRPr="00662EF9" w:rsidRDefault="000A478E" w:rsidP="00662EF9">
      <w:pPr>
        <w:rPr>
          <w:rFonts w:eastAsiaTheme="minorEastAsia"/>
        </w:rPr>
      </w:pPr>
    </w:p>
    <w:p w14:paraId="6CD4CE71" w14:textId="2A74ADB5" w:rsidR="00CC6D59" w:rsidRDefault="0064033C" w:rsidP="00CC6D59">
      <w:pPr>
        <w:pStyle w:val="Heading3"/>
      </w:pPr>
      <w:bookmarkStart w:id="222" w:name="_Toc12290849"/>
      <w:r>
        <w:rPr>
          <w:rFonts w:hint="eastAsia"/>
        </w:rPr>
        <w:t>用例图</w:t>
      </w:r>
      <w:bookmarkEnd w:id="222"/>
    </w:p>
    <w:p w14:paraId="38288749" w14:textId="4549F86A" w:rsidR="000275DC" w:rsidRDefault="000275DC" w:rsidP="00AE1B8F">
      <w:pPr>
        <w:pStyle w:val="NormalIndent"/>
        <w:rPr>
          <w:noProof/>
        </w:rPr>
      </w:pPr>
    </w:p>
    <w:p w14:paraId="41CBC476" w14:textId="71CC60AA" w:rsidR="009D5769" w:rsidRDefault="009D5769" w:rsidP="00AE1B8F">
      <w:pPr>
        <w:pStyle w:val="NormalIndent"/>
        <w:rPr>
          <w:noProof/>
          <w:lang w:eastAsia="zh-CN"/>
        </w:rPr>
      </w:pPr>
      <w:r w:rsidRPr="009D5769">
        <w:rPr>
          <w:noProof/>
          <w:lang w:eastAsia="zh-CN"/>
        </w:rPr>
        <w:lastRenderedPageBreak/>
        <w:drawing>
          <wp:inline distT="0" distB="0" distL="0" distR="0" wp14:anchorId="7074522E" wp14:editId="2D998589">
            <wp:extent cx="4558746" cy="29699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0281" cy="2977486"/>
                    </a:xfrm>
                    <a:prstGeom prst="rect">
                      <a:avLst/>
                    </a:prstGeom>
                  </pic:spPr>
                </pic:pic>
              </a:graphicData>
            </a:graphic>
          </wp:inline>
        </w:drawing>
      </w:r>
    </w:p>
    <w:p w14:paraId="48A55697" w14:textId="45C0DC64" w:rsidR="009D5769" w:rsidRDefault="009D5769" w:rsidP="00AE1B8F">
      <w:pPr>
        <w:pStyle w:val="NormalIndent"/>
        <w:rPr>
          <w:noProof/>
          <w:lang w:eastAsia="zh-CN"/>
        </w:rPr>
      </w:pPr>
    </w:p>
    <w:p w14:paraId="12D3B5E2" w14:textId="227F1D2B" w:rsidR="009D5769" w:rsidRDefault="009D5769" w:rsidP="00AE1B8F">
      <w:pPr>
        <w:pStyle w:val="NormalIndent"/>
        <w:rPr>
          <w:noProof/>
          <w:lang w:eastAsia="zh-CN"/>
        </w:rPr>
      </w:pPr>
      <w:r w:rsidRPr="009D5769">
        <w:rPr>
          <w:noProof/>
          <w:lang w:eastAsia="zh-CN"/>
        </w:rPr>
        <w:drawing>
          <wp:inline distT="0" distB="0" distL="0" distR="0" wp14:anchorId="018ECC26" wp14:editId="51F1DDDB">
            <wp:extent cx="4145663" cy="270273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732" cy="2719082"/>
                    </a:xfrm>
                    <a:prstGeom prst="rect">
                      <a:avLst/>
                    </a:prstGeom>
                  </pic:spPr>
                </pic:pic>
              </a:graphicData>
            </a:graphic>
          </wp:inline>
        </w:drawing>
      </w:r>
    </w:p>
    <w:p w14:paraId="040B797C" w14:textId="77777777" w:rsidR="009D5769" w:rsidRPr="000275DC" w:rsidRDefault="009D5769" w:rsidP="00AE1B8F">
      <w:pPr>
        <w:pStyle w:val="NormalIndent"/>
        <w:rPr>
          <w:rFonts w:eastAsiaTheme="minorEastAsia"/>
          <w:lang w:eastAsia="zh-CN"/>
        </w:rPr>
      </w:pPr>
    </w:p>
    <w:p w14:paraId="732C5F1A" w14:textId="45B8B2F1" w:rsidR="005339EE" w:rsidRPr="00D86180" w:rsidRDefault="0064033C" w:rsidP="00D86180">
      <w:pPr>
        <w:pStyle w:val="Heading2"/>
        <w:rPr>
          <w:rFonts w:eastAsiaTheme="minorEastAsia"/>
          <w:lang w:eastAsia="zh-CN"/>
        </w:rPr>
      </w:pPr>
      <w:bookmarkStart w:id="223" w:name="_Toc12290850"/>
      <w:r>
        <w:rPr>
          <w:rFonts w:eastAsiaTheme="minorEastAsia" w:hint="eastAsia"/>
          <w:lang w:eastAsia="zh-CN"/>
        </w:rPr>
        <w:t>系统数据库</w:t>
      </w:r>
      <w:bookmarkEnd w:id="223"/>
    </w:p>
    <w:p w14:paraId="05CA0B17" w14:textId="74503C1F" w:rsidR="008328F0" w:rsidRDefault="0064033C" w:rsidP="00A02233">
      <w:pPr>
        <w:pStyle w:val="Heading3"/>
      </w:pPr>
      <w:bookmarkStart w:id="224" w:name="_Toc12290851"/>
      <w:r>
        <w:rPr>
          <w:rFonts w:hint="eastAsia"/>
        </w:rPr>
        <w:t>数据库表属性</w:t>
      </w:r>
      <w:bookmarkEnd w:id="224"/>
    </w:p>
    <w:p w14:paraId="223A3C04" w14:textId="6D505CB1" w:rsidR="0024109A" w:rsidRDefault="0064033C" w:rsidP="000226EA">
      <w:pPr>
        <w:pStyle w:val="Heading4"/>
      </w:pPr>
      <w:bookmarkStart w:id="225" w:name="_Toc12290852"/>
      <w:r>
        <w:rPr>
          <w:rFonts w:hint="eastAsia"/>
        </w:rPr>
        <w:t>表</w:t>
      </w:r>
      <w:r w:rsidR="00B72269">
        <w:rPr>
          <w:rFonts w:hint="eastAsia"/>
        </w:rPr>
        <w:t>Stage</w:t>
      </w:r>
      <w:bookmarkEnd w:id="225"/>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073"/>
        <w:gridCol w:w="1399"/>
        <w:gridCol w:w="659"/>
        <w:gridCol w:w="991"/>
        <w:gridCol w:w="3227"/>
        <w:gridCol w:w="2421"/>
      </w:tblGrid>
      <w:tr w:rsidR="00B72269" w14:paraId="4D573F13" w14:textId="77777777" w:rsidTr="00B72269">
        <w:trPr>
          <w:tblHeader/>
        </w:trPr>
        <w:tc>
          <w:tcPr>
            <w:tcW w:w="96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C5417A" w14:textId="77777777" w:rsidR="00B72269" w:rsidRDefault="00B72269">
            <w:pPr>
              <w:jc w:val="center"/>
              <w:rPr>
                <w:rFonts w:ascii="等线" w:eastAsia="等线" w:hAnsi="等线"/>
                <w:b/>
                <w:bCs/>
                <w:color w:val="000000"/>
                <w:sz w:val="20"/>
                <w:szCs w:val="20"/>
              </w:rPr>
            </w:pPr>
            <w:r>
              <w:rPr>
                <w:rFonts w:ascii="等线" w:eastAsia="等线" w:hAnsi="等线" w:hint="eastAsia"/>
                <w:b/>
                <w:bCs/>
                <w:color w:val="000000"/>
                <w:sz w:val="20"/>
                <w:szCs w:val="20"/>
              </w:rPr>
              <w:t>Column</w:t>
            </w:r>
          </w:p>
        </w:tc>
        <w:tc>
          <w:tcPr>
            <w:tcW w:w="649"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6DA1A3" w14:textId="77777777" w:rsidR="00B72269" w:rsidRDefault="00B72269">
            <w:pPr>
              <w:jc w:val="center"/>
              <w:rPr>
                <w:rFonts w:ascii="等线" w:eastAsia="等线" w:hAnsi="等线"/>
                <w:b/>
                <w:bCs/>
                <w:color w:val="000000"/>
                <w:sz w:val="20"/>
                <w:szCs w:val="20"/>
              </w:rPr>
            </w:pPr>
            <w:r>
              <w:rPr>
                <w:rFonts w:ascii="等线" w:eastAsia="等线" w:hAnsi="等线" w:hint="eastAsia"/>
                <w:b/>
                <w:bCs/>
                <w:color w:val="000000"/>
                <w:sz w:val="20"/>
                <w:szCs w:val="20"/>
              </w:rPr>
              <w:t>Type</w:t>
            </w:r>
          </w:p>
        </w:tc>
        <w:tc>
          <w:tcPr>
            <w:tcW w:w="30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DECC86" w14:textId="77777777" w:rsidR="00B72269" w:rsidRDefault="00B72269">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Null</w:t>
            </w:r>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590725" w14:textId="77777777" w:rsidR="00B72269" w:rsidRDefault="00B72269">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Default</w:t>
            </w:r>
          </w:p>
        </w:tc>
        <w:tc>
          <w:tcPr>
            <w:tcW w:w="1498"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7407CE" w14:textId="77777777" w:rsidR="00B72269" w:rsidRDefault="00B72269">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Links to</w:t>
            </w:r>
          </w:p>
        </w:tc>
        <w:tc>
          <w:tcPr>
            <w:tcW w:w="112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5C6339" w14:textId="77777777" w:rsidR="00B72269" w:rsidRDefault="00B72269">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Comments</w:t>
            </w:r>
          </w:p>
        </w:tc>
      </w:tr>
      <w:tr w:rsidR="00B72269" w14:paraId="6E1BF4ED" w14:textId="77777777" w:rsidTr="00B72269">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1B8CAD" w14:textId="77777777" w:rsidR="00B72269" w:rsidRDefault="00B72269">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StageID</w:t>
            </w:r>
            <w:proofErr w:type="spellEnd"/>
            <w:r>
              <w:rPr>
                <w:rFonts w:ascii="等线" w:eastAsia="等线" w:hAnsi="等线" w:cs="PMingLiU" w:hint="eastAsia"/>
                <w:color w:val="000000"/>
                <w:sz w:val="20"/>
                <w:szCs w:val="20"/>
              </w:rPr>
              <w:t> </w:t>
            </w:r>
            <w:r>
              <w:rPr>
                <w:rFonts w:ascii="等线" w:eastAsia="等线" w:hAnsi="等线" w:cs="PMingLiU" w:hint="eastAsia"/>
                <w:i/>
                <w:iCs/>
                <w:color w:val="000000"/>
                <w:sz w:val="20"/>
                <w:szCs w:val="20"/>
              </w:rPr>
              <w:t>(Primary)</w:t>
            </w:r>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F09B57"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serial</w:t>
            </w: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45849"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3BAFC6"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3352A"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AB7E60"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 自动增加1</w:t>
            </w:r>
          </w:p>
        </w:tc>
      </w:tr>
      <w:tr w:rsidR="00B72269" w14:paraId="4F1B1B61" w14:textId="77777777" w:rsidTr="00B72269">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900FF3" w14:textId="77777777" w:rsidR="00B72269" w:rsidRDefault="00B72269">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MfgType</w:t>
            </w:r>
            <w:proofErr w:type="spellEnd"/>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C0ADD3"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varchar(3)</w:t>
            </w: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D95B9B"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2EFD" w14:textId="77777777" w:rsidR="00B72269" w:rsidRDefault="00B72269">
            <w:pPr>
              <w:rPr>
                <w:rFonts w:ascii="等线" w:eastAsia="等线" w:hAnsi="等线" w:cs="PMingLiU"/>
                <w:color w:val="000000"/>
                <w:sz w:val="20"/>
                <w:szCs w:val="20"/>
              </w:rPr>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C3660B" w14:textId="77777777" w:rsidR="00B72269" w:rsidRDefault="00B72269">
            <w:pPr>
              <w:rPr>
                <w:rFonts w:ascii="等线" w:eastAsia="等线" w:hAnsi="等线" w:cs="PMingLiU"/>
                <w:color w:val="000000"/>
                <w:sz w:val="20"/>
                <w:szCs w:val="20"/>
              </w:rPr>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2E8E70"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值可以为PCB，FA</w:t>
            </w:r>
          </w:p>
        </w:tc>
      </w:tr>
      <w:tr w:rsidR="00B72269" w14:paraId="60D4C10D" w14:textId="77777777" w:rsidTr="00B72269">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F63706"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lastRenderedPageBreak/>
              <w:t>Name</w:t>
            </w:r>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A9C968"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varchar(50)</w:t>
            </w:r>
          </w:p>
          <w:p w14:paraId="11A067A9" w14:textId="77777777" w:rsidR="00B72269" w:rsidRDefault="00B72269">
            <w:pPr>
              <w:rPr>
                <w:rFonts w:ascii="等线" w:eastAsia="等线" w:hAnsi="等线" w:cs="PMingLiU"/>
                <w:sz w:val="20"/>
                <w:szCs w:val="20"/>
              </w:rPr>
            </w:pPr>
          </w:p>
          <w:p w14:paraId="51B57FCE" w14:textId="77777777" w:rsidR="00B72269" w:rsidRDefault="00B72269">
            <w:pPr>
              <w:rPr>
                <w:rFonts w:ascii="等线" w:eastAsia="等线" w:hAnsi="等线" w:cs="PMingLiU"/>
                <w:sz w:val="20"/>
                <w:szCs w:val="20"/>
              </w:rPr>
            </w:pP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F4F1A1"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687A0" w14:textId="77777777" w:rsidR="00B72269" w:rsidRDefault="00B72269">
            <w:pPr>
              <w:rPr>
                <w:rFonts w:ascii="等线" w:eastAsia="等线" w:hAnsi="等线" w:cs="PMingLiU"/>
                <w:color w:val="000000"/>
                <w:sz w:val="20"/>
                <w:szCs w:val="20"/>
              </w:rPr>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DF2AB" w14:textId="77777777" w:rsidR="00B72269" w:rsidRDefault="00B72269">
            <w:pPr>
              <w:rPr>
                <w:rFonts w:ascii="等线" w:eastAsia="等线" w:hAnsi="等线" w:cs="PMingLiU"/>
                <w:color w:val="000000"/>
                <w:sz w:val="20"/>
                <w:szCs w:val="20"/>
              </w:rPr>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C000E" w14:textId="43BB0AB0" w:rsidR="00A30662" w:rsidRDefault="00B72269" w:rsidP="0025020D">
            <w:pPr>
              <w:rPr>
                <w:rFonts w:eastAsiaTheme="minorEastAsia"/>
              </w:rPr>
            </w:pPr>
            <w:r>
              <w:rPr>
                <w:rFonts w:ascii="等线" w:eastAsia="等线" w:hAnsi="等线" w:cs="PMingLiU" w:hint="eastAsia"/>
                <w:color w:val="000000"/>
                <w:sz w:val="20"/>
                <w:szCs w:val="20"/>
              </w:rPr>
              <w:t>一个slug只能包含字母、数字、下划线或者是连字符，通常用来作为短标签。用于创建文件件名。</w:t>
            </w:r>
            <w:r w:rsidR="0025020D">
              <w:rPr>
                <w:rFonts w:ascii="等线" w:eastAsia="等线" w:hAnsi="等线" w:cs="PMingLiU" w:hint="eastAsia"/>
                <w:color w:val="000000"/>
                <w:sz w:val="20"/>
                <w:szCs w:val="20"/>
              </w:rPr>
              <w:t>目前值可以有：</w:t>
            </w:r>
            <w:r w:rsidR="00A30662" w:rsidRPr="00A30662">
              <w:rPr>
                <w:rFonts w:asciiTheme="minorHAnsi" w:eastAsiaTheme="minorHAnsi" w:hAnsiTheme="minorHAnsi" w:cs="PMingLiU" w:hint="eastAsia"/>
                <w:sz w:val="20"/>
                <w:szCs w:val="20"/>
              </w:rPr>
              <w:t>SMT_SPI_TOP、SMT_SPI_BOT、SMT_AOI_TOP、SMT_AOI_BOT、DIP_AOI、DIP_AOI2、DIP_FINAL_AOI2、DIP_FINAL_AOI、FA_AOI、AXI_5DX、AXI_7600S</w:t>
            </w:r>
            <w:r w:rsidR="00A30662" w:rsidRPr="00A30662">
              <w:rPr>
                <w:rFonts w:asciiTheme="minorHAnsi" w:eastAsiaTheme="minorHAnsi" w:hAnsiTheme="minorHAnsi" w:cs="PMingLiU"/>
                <w:sz w:val="20"/>
                <w:szCs w:val="20"/>
              </w:rPr>
              <w:t>II</w:t>
            </w:r>
            <w:r w:rsidR="00A30662" w:rsidRPr="00A30662">
              <w:rPr>
                <w:rFonts w:asciiTheme="minorHAnsi" w:eastAsiaTheme="minorHAnsi" w:hAnsiTheme="minorHAnsi" w:cs="PMingLiU" w:hint="eastAsia"/>
                <w:sz w:val="20"/>
                <w:szCs w:val="20"/>
              </w:rPr>
              <w:t>和AXI_7600S</w:t>
            </w:r>
            <w:r w:rsidR="00A30662" w:rsidRPr="00A30662">
              <w:rPr>
                <w:rFonts w:asciiTheme="minorHAnsi" w:eastAsiaTheme="minorHAnsi" w:hAnsiTheme="minorHAnsi" w:cs="PMingLiU"/>
                <w:sz w:val="20"/>
                <w:szCs w:val="20"/>
              </w:rPr>
              <w:t>III</w:t>
            </w:r>
            <w:r w:rsidR="00A30662" w:rsidRPr="00A30662">
              <w:rPr>
                <w:rFonts w:asciiTheme="minorHAnsi" w:eastAsiaTheme="minorHAnsi" w:hAnsiTheme="minorHAnsi" w:cs="PMingLiU" w:hint="eastAsia"/>
                <w:sz w:val="20"/>
                <w:szCs w:val="20"/>
              </w:rPr>
              <w:t>。</w:t>
            </w:r>
          </w:p>
          <w:p w14:paraId="3A837964" w14:textId="58A25A10" w:rsidR="00B72269" w:rsidRDefault="00B72269" w:rsidP="0025020D">
            <w:pPr>
              <w:rPr>
                <w:rFonts w:ascii="等线" w:eastAsia="等线" w:hAnsi="等线" w:cs="PMingLiU"/>
                <w:color w:val="000000"/>
                <w:sz w:val="20"/>
                <w:szCs w:val="20"/>
              </w:rPr>
            </w:pPr>
            <w:r>
              <w:rPr>
                <w:rFonts w:ascii="等线" w:eastAsia="等线" w:hAnsi="等线" w:cs="PMingLiU" w:hint="eastAsia"/>
                <w:color w:val="000000"/>
                <w:sz w:val="20"/>
                <w:szCs w:val="20"/>
              </w:rPr>
              <w:t>值唯一。</w:t>
            </w:r>
          </w:p>
        </w:tc>
      </w:tr>
      <w:tr w:rsidR="00EF4827" w14:paraId="5952EC50" w14:textId="77777777" w:rsidTr="00B72269">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EF3C0" w14:textId="6C79C740" w:rsidR="00EF4827" w:rsidRDefault="00EF4827" w:rsidP="00EF4827">
            <w:pPr>
              <w:rPr>
                <w:rFonts w:ascii="等线" w:eastAsia="等线" w:hAnsi="等线" w:cs="PMingLiU"/>
                <w:color w:val="000000"/>
                <w:sz w:val="20"/>
                <w:szCs w:val="20"/>
              </w:rPr>
            </w:pPr>
            <w:r>
              <w:rPr>
                <w:rFonts w:ascii="等线" w:eastAsia="等线" w:hAnsi="等线" w:cs="PMingLiU"/>
                <w:color w:val="000000"/>
                <w:sz w:val="20"/>
                <w:szCs w:val="20"/>
              </w:rPr>
              <w:t>Code</w:t>
            </w:r>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D9F966" w14:textId="58A45521" w:rsidR="00EF4827" w:rsidRDefault="00EF4827" w:rsidP="00EF4827">
            <w:pPr>
              <w:rPr>
                <w:rFonts w:ascii="等线" w:eastAsia="等线" w:hAnsi="等线" w:cs="PMingLiU"/>
                <w:color w:val="000000"/>
                <w:sz w:val="20"/>
                <w:szCs w:val="20"/>
              </w:rPr>
            </w:pPr>
            <w:r>
              <w:rPr>
                <w:rFonts w:ascii="等线" w:eastAsia="等线" w:hAnsi="等线" w:cs="PMingLiU"/>
                <w:color w:val="000000"/>
                <w:sz w:val="20"/>
                <w:szCs w:val="20"/>
              </w:rPr>
              <w:t>varchar</w:t>
            </w:r>
            <w:r>
              <w:rPr>
                <w:rFonts w:ascii="等线" w:eastAsia="等线" w:hAnsi="等线" w:cs="PMingLiU" w:hint="eastAsia"/>
                <w:color w:val="000000"/>
                <w:sz w:val="20"/>
                <w:szCs w:val="20"/>
              </w:rPr>
              <w:t>(</w:t>
            </w:r>
            <w:r>
              <w:rPr>
                <w:rFonts w:ascii="等线" w:eastAsia="等线" w:hAnsi="等线" w:cs="PMingLiU"/>
                <w:color w:val="000000"/>
                <w:sz w:val="20"/>
                <w:szCs w:val="20"/>
              </w:rPr>
              <w:t>15)</w:t>
            </w: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418011" w14:textId="6C9E2666" w:rsidR="00EF4827" w:rsidRDefault="00EF4827" w:rsidP="00EF4827">
            <w:pPr>
              <w:rPr>
                <w:rFonts w:ascii="等线" w:eastAsia="等线" w:hAnsi="等线" w:cs="PMingLiU"/>
                <w:color w:val="000000"/>
                <w:sz w:val="20"/>
                <w:szCs w:val="20"/>
              </w:rPr>
            </w:pPr>
            <w:r w:rsidRPr="0071797D">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DAE6FD" w14:textId="77777777" w:rsidR="00EF4827" w:rsidRDefault="00EF4827" w:rsidP="00EF4827">
            <w:pPr>
              <w:rPr>
                <w:rFonts w:ascii="等线" w:eastAsia="等线" w:hAnsi="等线" w:cs="PMingLiU"/>
                <w:color w:val="000000"/>
                <w:sz w:val="20"/>
                <w:szCs w:val="20"/>
              </w:rPr>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C5772" w14:textId="77777777" w:rsidR="00EF4827" w:rsidRDefault="00EF4827" w:rsidP="00EF4827">
            <w:pPr>
              <w:rPr>
                <w:rFonts w:ascii="等线" w:eastAsia="等线" w:hAnsi="等线" w:cs="PMingLiU"/>
                <w:color w:val="000000"/>
                <w:sz w:val="20"/>
                <w:szCs w:val="20"/>
              </w:rPr>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137A97" w14:textId="0A2DFF02" w:rsidR="00EF4827" w:rsidRDefault="00EF4827" w:rsidP="00EF4827">
            <w:pPr>
              <w:rPr>
                <w:rFonts w:ascii="等线" w:eastAsia="等线" w:hAnsi="等线" w:cs="PMingLiU"/>
                <w:color w:val="000000"/>
                <w:sz w:val="20"/>
                <w:szCs w:val="20"/>
              </w:rPr>
            </w:pPr>
            <w:r>
              <w:rPr>
                <w:rFonts w:ascii="等线" w:eastAsia="等线" w:hAnsi="等线" w:cs="PMingLiU" w:hint="eastAsia"/>
                <w:color w:val="000000"/>
                <w:sz w:val="20"/>
                <w:szCs w:val="20"/>
              </w:rPr>
              <w:t>比如：T3、FD/FG</w:t>
            </w:r>
          </w:p>
        </w:tc>
      </w:tr>
      <w:tr w:rsidR="00B72269" w14:paraId="4CD49395" w14:textId="77777777" w:rsidTr="00B72269">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40A3D5"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Description</w:t>
            </w:r>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A1C5D"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7EEA89"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F85FEF" w14:textId="77777777" w:rsidR="00B72269" w:rsidRDefault="00B72269">
            <w:pPr>
              <w:rPr>
                <w:rFonts w:ascii="等线" w:eastAsia="等线" w:hAnsi="等线" w:cs="PMingLiU"/>
                <w:color w:val="000000"/>
                <w:sz w:val="20"/>
                <w:szCs w:val="20"/>
              </w:rPr>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4FAF" w14:textId="77777777" w:rsidR="00B72269" w:rsidRDefault="00B72269">
            <w:pPr>
              <w:rPr>
                <w:rFonts w:ascii="等线" w:eastAsia="等线" w:hAnsi="等线" w:cs="PMingLiU"/>
                <w:color w:val="000000"/>
                <w:sz w:val="20"/>
                <w:szCs w:val="20"/>
              </w:rPr>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4EA9CB" w14:textId="77777777" w:rsidR="00B72269" w:rsidRDefault="00B72269">
            <w:pPr>
              <w:rPr>
                <w:rFonts w:ascii="等线" w:eastAsia="等线" w:hAnsi="等线" w:cs="PMingLiU"/>
                <w:color w:val="000000"/>
                <w:sz w:val="20"/>
                <w:szCs w:val="20"/>
              </w:rPr>
            </w:pPr>
            <w:r>
              <w:rPr>
                <w:rFonts w:ascii="等线" w:eastAsia="等线" w:hAnsi="等线" w:cs="PMingLiU" w:hint="eastAsia"/>
                <w:color w:val="000000"/>
                <w:sz w:val="20"/>
                <w:szCs w:val="20"/>
              </w:rPr>
              <w:t>比如：SMT_SPI(TOP)</w:t>
            </w:r>
          </w:p>
        </w:tc>
      </w:tr>
    </w:tbl>
    <w:p w14:paraId="3F00D5F5" w14:textId="77777777" w:rsidR="00B72269" w:rsidRPr="00B72269" w:rsidRDefault="00B72269" w:rsidP="00B72269"/>
    <w:p w14:paraId="3B7FD67C" w14:textId="77777777" w:rsidR="0024109A" w:rsidRPr="00583762" w:rsidRDefault="0024109A" w:rsidP="0024109A">
      <w:pPr>
        <w:rPr>
          <w:rFonts w:ascii="等线" w:hAnsi="等线"/>
          <w:sz w:val="20"/>
          <w:szCs w:val="20"/>
        </w:rPr>
      </w:pPr>
    </w:p>
    <w:p w14:paraId="0ABF88AF" w14:textId="639EBC92" w:rsidR="0024109A" w:rsidRDefault="008F63D6" w:rsidP="00494927">
      <w:pPr>
        <w:pStyle w:val="Heading4"/>
      </w:pPr>
      <w:bookmarkStart w:id="226" w:name="_Toc12290853"/>
      <w:r>
        <w:rPr>
          <w:rFonts w:hint="eastAsia"/>
        </w:rPr>
        <w:t>表</w:t>
      </w:r>
      <w:proofErr w:type="spellStart"/>
      <w:r>
        <w:rPr>
          <w:rFonts w:hint="eastAsia"/>
        </w:rPr>
        <w:t>AOIStorage</w:t>
      </w:r>
      <w:r>
        <w:t>R</w:t>
      </w:r>
      <w:r>
        <w:rPr>
          <w:rFonts w:hint="eastAsia"/>
        </w:rPr>
        <w:t>ecord</w:t>
      </w:r>
      <w:bookmarkEnd w:id="226"/>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3524"/>
        <w:gridCol w:w="1544"/>
        <w:gridCol w:w="614"/>
        <w:gridCol w:w="991"/>
        <w:gridCol w:w="2051"/>
        <w:gridCol w:w="2046"/>
      </w:tblGrid>
      <w:tr w:rsidR="00237F9A" w14:paraId="10CC7313" w14:textId="77777777" w:rsidTr="00237F9A">
        <w:trPr>
          <w:tblHeader/>
        </w:trPr>
        <w:tc>
          <w:tcPr>
            <w:tcW w:w="163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9A513D" w14:textId="77777777" w:rsidR="00237F9A" w:rsidRDefault="00237F9A">
            <w:pPr>
              <w:jc w:val="center"/>
              <w:rPr>
                <w:rFonts w:ascii="等线" w:eastAsia="等线" w:hAnsi="等线"/>
                <w:b/>
                <w:bCs/>
                <w:color w:val="000000"/>
                <w:sz w:val="20"/>
                <w:szCs w:val="20"/>
              </w:rPr>
            </w:pPr>
            <w:r>
              <w:rPr>
                <w:rFonts w:ascii="等线" w:eastAsia="等线" w:hAnsi="等线" w:hint="eastAsia"/>
                <w:b/>
                <w:bCs/>
                <w:color w:val="000000"/>
                <w:sz w:val="20"/>
                <w:szCs w:val="20"/>
              </w:rPr>
              <w:t>Column</w:t>
            </w:r>
          </w:p>
        </w:tc>
        <w:tc>
          <w:tcPr>
            <w:tcW w:w="71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2B8B24" w14:textId="77777777" w:rsidR="00237F9A" w:rsidRDefault="00237F9A">
            <w:pPr>
              <w:jc w:val="center"/>
              <w:rPr>
                <w:rFonts w:ascii="等线" w:eastAsia="等线" w:hAnsi="等线"/>
                <w:b/>
                <w:bCs/>
                <w:color w:val="000000"/>
                <w:sz w:val="20"/>
                <w:szCs w:val="20"/>
              </w:rPr>
            </w:pPr>
            <w:r>
              <w:rPr>
                <w:rFonts w:ascii="等线" w:eastAsia="等线" w:hAnsi="等线" w:hint="eastAsia"/>
                <w:b/>
                <w:bCs/>
                <w:color w:val="000000"/>
                <w:sz w:val="20"/>
                <w:szCs w:val="20"/>
              </w:rPr>
              <w:t>Type</w:t>
            </w:r>
          </w:p>
        </w:tc>
        <w:tc>
          <w:tcPr>
            <w:tcW w:w="28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85D931" w14:textId="77777777" w:rsidR="00237F9A" w:rsidRDefault="00237F9A">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Null</w:t>
            </w:r>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EA030B" w14:textId="77777777" w:rsidR="00237F9A" w:rsidRDefault="00237F9A">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Default</w:t>
            </w:r>
          </w:p>
        </w:tc>
        <w:tc>
          <w:tcPr>
            <w:tcW w:w="95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839975" w14:textId="77777777" w:rsidR="00237F9A" w:rsidRDefault="00237F9A">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Links to</w:t>
            </w:r>
          </w:p>
        </w:tc>
        <w:tc>
          <w:tcPr>
            <w:tcW w:w="95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A2FCE4" w14:textId="77777777" w:rsidR="00237F9A" w:rsidRDefault="00237F9A">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Comments</w:t>
            </w:r>
          </w:p>
        </w:tc>
      </w:tr>
      <w:tr w:rsidR="00237F9A" w14:paraId="42ACFFCF"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6754E1"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AOIStorageRecordID</w:t>
            </w:r>
            <w:proofErr w:type="spellEnd"/>
            <w:r>
              <w:rPr>
                <w:rFonts w:ascii="等线" w:eastAsia="等线" w:hAnsi="等线" w:cs="PMingLiU" w:hint="eastAsia"/>
                <w:color w:val="000000"/>
                <w:sz w:val="20"/>
                <w:szCs w:val="20"/>
              </w:rPr>
              <w:t> </w:t>
            </w:r>
            <w:r>
              <w:rPr>
                <w:rFonts w:ascii="等线" w:eastAsia="等线" w:hAnsi="等线" w:cs="PMingLiU" w:hint="eastAsia"/>
                <w:i/>
                <w:iCs/>
                <w:color w:val="000000"/>
                <w:sz w:val="20"/>
                <w:szCs w:val="20"/>
              </w:rPr>
              <w:t>(Primary)</w:t>
            </w:r>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2FFF53"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bigserial</w:t>
            </w:r>
            <w:proofErr w:type="spellEnd"/>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62E6D9"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EE88C"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C3B45"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A9BF0"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 自动增加1</w:t>
            </w:r>
          </w:p>
        </w:tc>
      </w:tr>
      <w:tr w:rsidR="00237F9A" w14:paraId="41B5B04C"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DE75D4"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ModelNameS</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5B0062"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2A9C8D"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Yes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49BBF"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97D604"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FA12F3"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机种名</w:t>
            </w:r>
          </w:p>
        </w:tc>
      </w:tr>
      <w:tr w:rsidR="00237F9A" w14:paraId="09B757D8"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391A0A"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SerialNumber</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A8E7F3"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D7018F"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Yes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63B233"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B833E8"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AC1BE7"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序列号</w:t>
            </w:r>
          </w:p>
        </w:tc>
      </w:tr>
      <w:tr w:rsidR="00237F9A" w14:paraId="43404B43"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B1B4BC"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DateTime</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6F8424"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timestamptz</w:t>
            </w:r>
            <w:proofErr w:type="spellEnd"/>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2D0582"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39416B"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8F5CA5"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E1F750"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表示日期，可以是20190610,</w:t>
            </w:r>
          </w:p>
          <w:p w14:paraId="7CD99BF0"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20190610101012</w:t>
            </w:r>
          </w:p>
        </w:tc>
      </w:tr>
      <w:tr w:rsidR="00237F9A" w14:paraId="78EC978E"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941399" w14:textId="77777777" w:rsidR="00237F9A" w:rsidRDefault="00237F9A">
            <w:pPr>
              <w:autoSpaceDE w:val="0"/>
              <w:autoSpaceDN w:val="0"/>
              <w:rPr>
                <w:rFonts w:ascii="等线" w:eastAsiaTheme="minorEastAsia" w:hAnsi="等线" w:cstheme="minorBidi"/>
                <w:szCs w:val="22"/>
              </w:rPr>
            </w:pPr>
            <w:proofErr w:type="spellStart"/>
            <w:r>
              <w:rPr>
                <w:rFonts w:ascii="等线" w:eastAsia="等线" w:hAnsi="等线" w:hint="eastAsia"/>
                <w:color w:val="000000"/>
                <w:sz w:val="20"/>
                <w:szCs w:val="20"/>
              </w:rPr>
              <w:t>StageName</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C08849"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3918BB"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76B152"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7D8C80"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83F21F"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站别名称</w:t>
            </w:r>
          </w:p>
        </w:tc>
      </w:tr>
      <w:tr w:rsidR="00237F9A" w14:paraId="7E35A1EC"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7F0C03" w14:textId="77777777" w:rsidR="00237F9A" w:rsidRDefault="00237F9A">
            <w:pPr>
              <w:autoSpaceDE w:val="0"/>
              <w:autoSpaceDN w:val="0"/>
              <w:rPr>
                <w:rFonts w:ascii="等线" w:eastAsiaTheme="minorEastAsia" w:hAnsi="等线" w:cstheme="minorBidi"/>
                <w:szCs w:val="22"/>
              </w:rPr>
            </w:pPr>
            <w:proofErr w:type="spellStart"/>
            <w:r>
              <w:rPr>
                <w:rFonts w:ascii="等线" w:eastAsia="等线" w:hAnsi="等线" w:hint="eastAsia"/>
                <w:color w:val="000000"/>
                <w:sz w:val="20"/>
                <w:szCs w:val="20"/>
              </w:rPr>
              <w:t>LineName</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FC9872"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varchar(10)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712096"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E5CC"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AB8BA4"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18E5D3"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线别名称</w:t>
            </w:r>
          </w:p>
        </w:tc>
      </w:tr>
      <w:tr w:rsidR="00237F9A" w14:paraId="667331B1"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1C581" w14:textId="77777777" w:rsidR="00237F9A" w:rsidRDefault="00237F9A">
            <w:pPr>
              <w:autoSpaceDE w:val="0"/>
              <w:autoSpaceDN w:val="0"/>
              <w:rPr>
                <w:rFonts w:ascii="等线" w:eastAsiaTheme="minorEastAsia" w:hAnsi="等线" w:cstheme="minorBidi"/>
                <w:szCs w:val="22"/>
              </w:rPr>
            </w:pPr>
            <w:proofErr w:type="spellStart"/>
            <w:r>
              <w:rPr>
                <w:rFonts w:ascii="等线" w:eastAsia="等线" w:hAnsi="等线" w:hint="eastAsia"/>
                <w:color w:val="000000"/>
                <w:sz w:val="20"/>
                <w:szCs w:val="20"/>
              </w:rPr>
              <w:t>FileType</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52DFEB"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char(1)</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53675"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Yes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6D230"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A514E"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ADFD53"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存储文件类型的值，已知的有：</w:t>
            </w:r>
          </w:p>
          <w:p w14:paraId="5BDC006A"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csv文件： 0；</w:t>
            </w:r>
          </w:p>
          <w:p w14:paraId="2208C33E"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图片： 1；</w:t>
            </w:r>
          </w:p>
          <w:p w14:paraId="4536E81B"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压缩包zip：2。</w:t>
            </w:r>
          </w:p>
        </w:tc>
      </w:tr>
      <w:tr w:rsidR="00237F9A" w14:paraId="6DF54B05"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4643FE" w14:textId="77777777" w:rsidR="00237F9A" w:rsidRDefault="00237F9A">
            <w:pPr>
              <w:autoSpaceDE w:val="0"/>
              <w:autoSpaceDN w:val="0"/>
              <w:rPr>
                <w:rFonts w:ascii="等线" w:eastAsiaTheme="minorEastAsia" w:hAnsi="等线" w:cstheme="minorBidi"/>
                <w:szCs w:val="22"/>
              </w:rPr>
            </w:pPr>
            <w:r>
              <w:rPr>
                <w:rFonts w:ascii="等线" w:eastAsia="等线" w:hAnsi="等线" w:hint="eastAsia"/>
                <w:color w:val="000000"/>
                <w:sz w:val="20"/>
                <w:szCs w:val="20"/>
              </w:rPr>
              <w:t>Path</w:t>
            </w:r>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AB484E"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varchar(512)</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01BADD"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6AAB05"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A6AD"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9F5BE"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文件存放绝对路径</w:t>
            </w:r>
          </w:p>
        </w:tc>
      </w:tr>
      <w:tr w:rsidR="00237F9A" w14:paraId="0C80512E"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4BE637"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lastRenderedPageBreak/>
              <w:t>AOIStorageServer</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BBF4B"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varchar(20)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768F11"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5B4B74"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6A7788"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D863FA" w14:textId="0B9F6263" w:rsidR="00237F9A" w:rsidRDefault="00237F9A" w:rsidP="005E4345">
            <w:pPr>
              <w:rPr>
                <w:rFonts w:ascii="等线" w:eastAsia="等线" w:hAnsi="等线" w:cs="PMingLiU"/>
                <w:color w:val="000000"/>
                <w:sz w:val="20"/>
                <w:szCs w:val="20"/>
              </w:rPr>
            </w:pPr>
            <w:r>
              <w:rPr>
                <w:rFonts w:ascii="等线" w:eastAsia="等线" w:hAnsi="等线" w:cs="PMingLiU" w:hint="eastAsia"/>
                <w:color w:val="000000"/>
                <w:sz w:val="20"/>
                <w:szCs w:val="20"/>
              </w:rPr>
              <w:t>目前这个值可是</w:t>
            </w:r>
            <w:proofErr w:type="spellStart"/>
            <w:r w:rsidR="005E4345">
              <w:rPr>
                <w:rFonts w:ascii="等线" w:eastAsia="等线" w:hAnsi="等线" w:cs="PMingLiU" w:hint="eastAsia"/>
                <w:color w:val="000000"/>
                <w:sz w:val="20"/>
                <w:szCs w:val="20"/>
              </w:rPr>
              <w:t>AOIServer</w:t>
            </w:r>
            <w:proofErr w:type="spellEnd"/>
            <w:r>
              <w:rPr>
                <w:rFonts w:ascii="等线" w:eastAsia="等线" w:hAnsi="等线" w:cs="PMingLiU" w:hint="eastAsia"/>
                <w:color w:val="000000"/>
                <w:sz w:val="20"/>
                <w:szCs w:val="20"/>
              </w:rPr>
              <w:t>或者AOI3DXServer。</w:t>
            </w:r>
          </w:p>
        </w:tc>
      </w:tr>
      <w:tr w:rsidR="00237F9A" w14:paraId="7566D248" w14:textId="77777777" w:rsidTr="00237F9A">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B6FFA5" w14:textId="77777777" w:rsidR="00237F9A" w:rsidRDefault="00237F9A">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CreateTime</w:t>
            </w:r>
            <w:proofErr w:type="spellEnd"/>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A1DAE" w14:textId="77777777" w:rsidR="00237F9A" w:rsidRDefault="00237F9A">
            <w:pPr>
              <w:rPr>
                <w:rFonts w:ascii="等线" w:eastAsia="等线" w:hAnsi="等线" w:cs="PMingLiU"/>
                <w:sz w:val="20"/>
                <w:szCs w:val="20"/>
              </w:rPr>
            </w:pPr>
            <w:proofErr w:type="spellStart"/>
            <w:r>
              <w:rPr>
                <w:rFonts w:ascii="等线" w:eastAsia="等线" w:hAnsi="等线" w:cs="PMingLiU" w:hint="eastAsia"/>
                <w:sz w:val="20"/>
                <w:szCs w:val="20"/>
              </w:rPr>
              <w:t>timestamptz</w:t>
            </w:r>
            <w:proofErr w:type="spellEnd"/>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173A6"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A688" w14:textId="77777777" w:rsidR="00237F9A" w:rsidRDefault="00237F9A">
            <w:pPr>
              <w:rPr>
                <w:rFonts w:ascii="等线" w:eastAsia="等线" w:hAnsi="等线" w:cs="PMingLiU"/>
                <w:color w:val="000000"/>
                <w:sz w:val="20"/>
                <w:szCs w:val="20"/>
              </w:rPr>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799BB" w14:textId="77777777" w:rsidR="00237F9A" w:rsidRDefault="00237F9A">
            <w:pPr>
              <w:rPr>
                <w:rFonts w:ascii="等线" w:eastAsia="等线" w:hAnsi="等线" w:cs="PMingLiU"/>
                <w:color w:val="000000"/>
                <w:sz w:val="20"/>
                <w:szCs w:val="20"/>
              </w:rPr>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16B1C" w14:textId="77777777" w:rsidR="00237F9A" w:rsidRDefault="00237F9A">
            <w:pPr>
              <w:rPr>
                <w:rFonts w:ascii="等线" w:eastAsia="等线" w:hAnsi="等线" w:cs="PMingLiU"/>
                <w:color w:val="000000"/>
                <w:sz w:val="20"/>
                <w:szCs w:val="20"/>
              </w:rPr>
            </w:pPr>
            <w:r>
              <w:rPr>
                <w:rFonts w:ascii="等线" w:eastAsia="等线" w:hAnsi="等线" w:cs="PMingLiU" w:hint="eastAsia"/>
                <w:color w:val="000000"/>
                <w:sz w:val="20"/>
                <w:szCs w:val="20"/>
              </w:rPr>
              <w:t>创建时间</w:t>
            </w:r>
          </w:p>
        </w:tc>
      </w:tr>
    </w:tbl>
    <w:p w14:paraId="3D079274" w14:textId="77777777" w:rsidR="008F63D6" w:rsidRPr="008F63D6" w:rsidRDefault="008F63D6" w:rsidP="008F63D6"/>
    <w:p w14:paraId="76BB753C" w14:textId="77777777" w:rsidR="0024109A" w:rsidRPr="00583762" w:rsidRDefault="0024109A" w:rsidP="0024109A">
      <w:pPr>
        <w:rPr>
          <w:rFonts w:ascii="等线" w:hAnsi="等线"/>
          <w:sz w:val="20"/>
          <w:szCs w:val="20"/>
        </w:rPr>
      </w:pPr>
    </w:p>
    <w:p w14:paraId="42F8A81C" w14:textId="70C3C780" w:rsidR="0024109A" w:rsidRDefault="00237F9A" w:rsidP="00494927">
      <w:pPr>
        <w:pStyle w:val="Heading4"/>
      </w:pPr>
      <w:bookmarkStart w:id="227" w:name="_Toc12290854"/>
      <w:r>
        <w:rPr>
          <w:rFonts w:hint="eastAsia"/>
        </w:rPr>
        <w:t>表Connect</w:t>
      </w:r>
      <w:bookmarkEnd w:id="22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371"/>
        <w:gridCol w:w="1372"/>
        <w:gridCol w:w="614"/>
        <w:gridCol w:w="991"/>
        <w:gridCol w:w="1986"/>
        <w:gridCol w:w="3436"/>
      </w:tblGrid>
      <w:tr w:rsidR="00942413" w14:paraId="46431BE5" w14:textId="77777777" w:rsidTr="00942413">
        <w:trPr>
          <w:tblHeader/>
        </w:trPr>
        <w:tc>
          <w:tcPr>
            <w:tcW w:w="1101"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F4110F" w14:textId="77777777" w:rsidR="00942413" w:rsidRDefault="00942413">
            <w:pPr>
              <w:jc w:val="center"/>
              <w:rPr>
                <w:rFonts w:ascii="等线" w:eastAsia="等线" w:hAnsi="等线"/>
                <w:b/>
                <w:bCs/>
                <w:color w:val="000000"/>
                <w:sz w:val="20"/>
                <w:szCs w:val="20"/>
              </w:rPr>
            </w:pPr>
            <w:r>
              <w:rPr>
                <w:rFonts w:ascii="等线" w:eastAsia="等线" w:hAnsi="等线" w:hint="eastAsia"/>
                <w:b/>
                <w:bCs/>
                <w:color w:val="000000"/>
                <w:sz w:val="20"/>
                <w:szCs w:val="20"/>
              </w:rPr>
              <w:t>Column</w:t>
            </w:r>
          </w:p>
        </w:tc>
        <w:tc>
          <w:tcPr>
            <w:tcW w:w="63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3F36ED" w14:textId="77777777" w:rsidR="00942413" w:rsidRDefault="00942413">
            <w:pPr>
              <w:jc w:val="center"/>
              <w:rPr>
                <w:rFonts w:ascii="等线" w:eastAsia="等线" w:hAnsi="等线"/>
                <w:b/>
                <w:bCs/>
                <w:color w:val="000000"/>
                <w:sz w:val="20"/>
                <w:szCs w:val="20"/>
              </w:rPr>
            </w:pPr>
            <w:r>
              <w:rPr>
                <w:rFonts w:ascii="等线" w:eastAsia="等线" w:hAnsi="等线" w:hint="eastAsia"/>
                <w:b/>
                <w:bCs/>
                <w:color w:val="000000"/>
                <w:sz w:val="20"/>
                <w:szCs w:val="20"/>
              </w:rPr>
              <w:t>Type</w:t>
            </w:r>
          </w:p>
        </w:tc>
        <w:tc>
          <w:tcPr>
            <w:tcW w:w="28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2B1112" w14:textId="77777777" w:rsidR="00942413" w:rsidRDefault="00942413">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Null</w:t>
            </w:r>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3A9378" w14:textId="77777777" w:rsidR="00942413" w:rsidRDefault="00942413">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Default</w:t>
            </w:r>
          </w:p>
        </w:tc>
        <w:tc>
          <w:tcPr>
            <w:tcW w:w="92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381159" w14:textId="77777777" w:rsidR="00942413" w:rsidRDefault="00942413">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Links to</w:t>
            </w:r>
          </w:p>
        </w:tc>
        <w:tc>
          <w:tcPr>
            <w:tcW w:w="159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FE6A5D" w14:textId="77777777" w:rsidR="00942413" w:rsidRDefault="00942413">
            <w:pPr>
              <w:jc w:val="center"/>
              <w:rPr>
                <w:rFonts w:ascii="等线" w:eastAsia="等线" w:hAnsi="等线" w:cs="PMingLiU"/>
                <w:b/>
                <w:bCs/>
                <w:color w:val="000000"/>
                <w:sz w:val="20"/>
                <w:szCs w:val="20"/>
              </w:rPr>
            </w:pPr>
            <w:r>
              <w:rPr>
                <w:rFonts w:ascii="等线" w:eastAsia="等线" w:hAnsi="等线" w:cs="PMingLiU" w:hint="eastAsia"/>
                <w:b/>
                <w:bCs/>
                <w:color w:val="000000"/>
                <w:sz w:val="20"/>
                <w:szCs w:val="20"/>
              </w:rPr>
              <w:t>Comments</w:t>
            </w:r>
          </w:p>
        </w:tc>
      </w:tr>
      <w:tr w:rsidR="00942413" w14:paraId="0BCA7984"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91FD2E" w14:textId="77777777" w:rsidR="00942413" w:rsidRDefault="00942413">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ConnectID</w:t>
            </w:r>
            <w:proofErr w:type="spellEnd"/>
            <w:r>
              <w:rPr>
                <w:rFonts w:ascii="等线" w:eastAsia="等线" w:hAnsi="等线" w:cs="PMingLiU" w:hint="eastAsia"/>
                <w:color w:val="000000"/>
                <w:sz w:val="20"/>
                <w:szCs w:val="20"/>
              </w:rPr>
              <w:t> </w:t>
            </w:r>
            <w:r>
              <w:rPr>
                <w:rFonts w:ascii="等线" w:eastAsia="等线" w:hAnsi="等线" w:cs="PMingLiU" w:hint="eastAsia"/>
                <w:i/>
                <w:iCs/>
                <w:color w:val="000000"/>
                <w:sz w:val="20"/>
                <w:szCs w:val="20"/>
              </w:rPr>
              <w:t>(Primary)</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AA9125"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serial</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8F2490"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A8646"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7DFCBA"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 </w:t>
            </w: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55487B"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 自动增加1</w:t>
            </w:r>
          </w:p>
        </w:tc>
      </w:tr>
      <w:tr w:rsidR="00942413" w14:paraId="33D49358"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486D4"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Name</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D576F7"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varchar(20)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41B6A0"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07EA3F"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B24FB9"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EA88A" w14:textId="3DB31345"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目前这个值</w:t>
            </w:r>
            <w:proofErr w:type="spellStart"/>
            <w:r>
              <w:rPr>
                <w:rFonts w:ascii="等线" w:eastAsia="等线" w:hAnsi="等线" w:cs="PMingLiU" w:hint="eastAsia"/>
                <w:color w:val="000000"/>
                <w:sz w:val="20"/>
                <w:szCs w:val="20"/>
              </w:rPr>
              <w:t>AOIServer</w:t>
            </w:r>
            <w:proofErr w:type="spellEnd"/>
            <w:r>
              <w:rPr>
                <w:rFonts w:ascii="等线" w:eastAsia="等线" w:hAnsi="等线" w:cs="PMingLiU" w:hint="eastAsia"/>
                <w:color w:val="000000"/>
                <w:sz w:val="20"/>
                <w:szCs w:val="20"/>
              </w:rPr>
              <w:t>或者AOI3DXServer。值唯一。</w:t>
            </w:r>
          </w:p>
        </w:tc>
      </w:tr>
      <w:tr w:rsidR="00942413" w14:paraId="4F53C7FB"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256F4E"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Host</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2C0976"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3ACBD"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B6A354"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4B119"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2ACEFE"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Server IP</w:t>
            </w:r>
          </w:p>
        </w:tc>
      </w:tr>
      <w:tr w:rsidR="00942413" w14:paraId="3105CFDD"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BBCA0"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Port</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F03B2A"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varchar(10)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1A8975"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8271F"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A18D07"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AC2B4B"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例如，FTP为21</w:t>
            </w:r>
          </w:p>
        </w:tc>
      </w:tr>
      <w:tr w:rsidR="00942413" w14:paraId="4F1A4131"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040F2D"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User</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C70C8A"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8BFC8"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223799"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BBAE32"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165DD4" w14:textId="77777777" w:rsidR="00942413" w:rsidRDefault="00942413">
            <w:pPr>
              <w:rPr>
                <w:rFonts w:ascii="等线" w:eastAsia="等线" w:hAnsi="等线" w:cs="PMingLiU"/>
                <w:color w:val="000000"/>
                <w:sz w:val="20"/>
                <w:szCs w:val="20"/>
              </w:rPr>
            </w:pPr>
          </w:p>
        </w:tc>
      </w:tr>
      <w:tr w:rsidR="00942413" w14:paraId="320EBB0D"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43D0F7"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Password</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B4573D"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varchar(50)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83B240"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5A1B16"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E1307"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BCCCEF" w14:textId="77777777" w:rsidR="00942413" w:rsidRDefault="00942413">
            <w:pPr>
              <w:rPr>
                <w:rFonts w:ascii="等线" w:eastAsia="等线" w:hAnsi="等线" w:cs="PMingLiU"/>
                <w:color w:val="000000"/>
                <w:sz w:val="20"/>
                <w:szCs w:val="20"/>
              </w:rPr>
            </w:pPr>
          </w:p>
        </w:tc>
      </w:tr>
      <w:tr w:rsidR="00942413" w14:paraId="2E38EB02"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AAD79"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Timeout</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4DED4C"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varchar(10)</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55DA5"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Yes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63F0A"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09AC"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08D750" w14:textId="77777777" w:rsidR="00942413" w:rsidRDefault="00942413">
            <w:pPr>
              <w:rPr>
                <w:rFonts w:ascii="等线" w:eastAsia="等线" w:hAnsi="等线" w:cs="PMingLiU"/>
                <w:color w:val="000000"/>
                <w:sz w:val="20"/>
                <w:szCs w:val="20"/>
              </w:rPr>
            </w:pPr>
          </w:p>
        </w:tc>
      </w:tr>
      <w:tr w:rsidR="00942413" w14:paraId="3020296E"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9C887D" w14:textId="77777777" w:rsidR="00942413" w:rsidRDefault="00942413">
            <w:pPr>
              <w:rPr>
                <w:rFonts w:ascii="等线" w:eastAsia="等线" w:hAnsi="等线" w:cs="PMingLiU"/>
                <w:color w:val="000000"/>
                <w:sz w:val="20"/>
                <w:szCs w:val="20"/>
              </w:rPr>
            </w:pPr>
            <w:proofErr w:type="spellStart"/>
            <w:r>
              <w:rPr>
                <w:rFonts w:ascii="等线" w:eastAsia="等线" w:hAnsi="等线" w:cs="PMingLiU" w:hint="eastAsia"/>
                <w:color w:val="000000"/>
                <w:sz w:val="20"/>
                <w:szCs w:val="20"/>
              </w:rPr>
              <w:t>AbsoluteDirPath</w:t>
            </w:r>
            <w:proofErr w:type="spellEnd"/>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2CF84F"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varchar(512)</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E9A75"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 </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B85757"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B8079"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C4997"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服务器的绝对路径</w:t>
            </w:r>
          </w:p>
        </w:tc>
      </w:tr>
      <w:tr w:rsidR="00942413" w14:paraId="5BDFA374" w14:textId="77777777" w:rsidTr="00942413">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E2394D"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Description</w:t>
            </w:r>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BD1EBB"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varchar(512)</w:t>
            </w:r>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0CB05" w14:textId="77777777" w:rsidR="00942413" w:rsidRDefault="00942413">
            <w:pPr>
              <w:rPr>
                <w:rFonts w:ascii="等线" w:eastAsia="等线" w:hAnsi="等线" w:cs="PMingLiU"/>
                <w:color w:val="000000"/>
                <w:sz w:val="20"/>
                <w:szCs w:val="20"/>
              </w:rPr>
            </w:pPr>
            <w:r>
              <w:rPr>
                <w:rFonts w:ascii="等线" w:eastAsia="等线" w:hAnsi="等线" w:cs="PMingLiU" w:hint="eastAsia"/>
                <w:color w:val="000000"/>
                <w:sz w:val="20"/>
                <w:szCs w:val="20"/>
              </w:rPr>
              <w:t>No</w:t>
            </w:r>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945A0" w14:textId="77777777" w:rsidR="00942413" w:rsidRDefault="00942413">
            <w:pPr>
              <w:rPr>
                <w:rFonts w:ascii="等线" w:eastAsia="等线" w:hAnsi="等线" w:cs="PMingLiU"/>
                <w:color w:val="000000"/>
                <w:sz w:val="20"/>
                <w:szCs w:val="20"/>
              </w:rPr>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40D78D" w14:textId="77777777" w:rsidR="00942413" w:rsidRDefault="00942413">
            <w:pPr>
              <w:rPr>
                <w:rFonts w:ascii="等线" w:eastAsia="等线" w:hAnsi="等线" w:cs="PMingLiU"/>
                <w:color w:val="000000"/>
                <w:sz w:val="20"/>
                <w:szCs w:val="20"/>
              </w:rPr>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9A208D" w14:textId="77777777" w:rsidR="00942413" w:rsidRDefault="00942413">
            <w:pPr>
              <w:rPr>
                <w:rFonts w:ascii="等线" w:eastAsia="等线" w:hAnsi="等线" w:cs="PMingLiU"/>
                <w:color w:val="000000"/>
                <w:sz w:val="20"/>
                <w:szCs w:val="20"/>
              </w:rPr>
            </w:pPr>
          </w:p>
        </w:tc>
      </w:tr>
    </w:tbl>
    <w:p w14:paraId="114B4F84" w14:textId="443F4397" w:rsidR="00B63139" w:rsidRDefault="00B63139" w:rsidP="00A80532">
      <w:pPr>
        <w:pStyle w:val="NormalIndent"/>
        <w:ind w:left="0"/>
        <w:rPr>
          <w:rFonts w:eastAsiaTheme="minorEastAsia"/>
          <w:lang w:eastAsia="zh-CN"/>
        </w:rPr>
      </w:pPr>
    </w:p>
    <w:p w14:paraId="1AABDC09" w14:textId="77777777" w:rsidR="00B63139" w:rsidRDefault="00B63139" w:rsidP="0024109A">
      <w:pPr>
        <w:pStyle w:val="NormalIndent"/>
        <w:rPr>
          <w:rFonts w:eastAsiaTheme="minorEastAsia"/>
          <w:lang w:eastAsia="zh-CN"/>
        </w:rPr>
      </w:pPr>
    </w:p>
    <w:p w14:paraId="3F82752B" w14:textId="77777777" w:rsidR="00B63139" w:rsidRPr="0024109A" w:rsidRDefault="00B63139" w:rsidP="0024109A">
      <w:pPr>
        <w:pStyle w:val="NormalIndent"/>
        <w:rPr>
          <w:rFonts w:eastAsiaTheme="minorEastAsia"/>
          <w:lang w:eastAsia="zh-CN"/>
        </w:rPr>
      </w:pPr>
    </w:p>
    <w:p w14:paraId="65152BE6" w14:textId="44848F34" w:rsidR="00F74E0A" w:rsidRPr="008821FB" w:rsidRDefault="00AE08E1" w:rsidP="00B8472B">
      <w:pPr>
        <w:pStyle w:val="Heading3"/>
      </w:pPr>
      <w:bookmarkStart w:id="228" w:name="_Toc12290855"/>
      <w:r>
        <w:rPr>
          <w:rFonts w:hint="eastAsia"/>
        </w:rPr>
        <w:t>数据库实体关系图</w:t>
      </w:r>
      <w:bookmarkEnd w:id="228"/>
      <w:r w:rsidR="008821FB" w:rsidRPr="00F74E0A">
        <w:rPr>
          <w:rFonts w:ascii="Times New Roman" w:eastAsia="PMingLiU" w:hAnsi="Times New Roman" w:cs="Times New Roman"/>
          <w:noProof/>
          <w:kern w:val="2"/>
          <w:sz w:val="24"/>
        </w:rPr>
        <w:t xml:space="preserve"> </w:t>
      </w:r>
    </w:p>
    <w:p w14:paraId="6CA203BD" w14:textId="73148CEA" w:rsidR="00BA4ACE" w:rsidRDefault="00BA4ACE" w:rsidP="00F74E0A">
      <w:pPr>
        <w:pStyle w:val="NormalIndent"/>
        <w:rPr>
          <w:rFonts w:eastAsiaTheme="minorEastAsia"/>
          <w:lang w:eastAsia="zh-CN"/>
        </w:rPr>
      </w:pPr>
    </w:p>
    <w:p w14:paraId="1EEB5C65" w14:textId="77777777" w:rsidR="00B63139" w:rsidRDefault="00B63139" w:rsidP="00F74E0A">
      <w:pPr>
        <w:pStyle w:val="NormalIndent"/>
        <w:rPr>
          <w:rFonts w:eastAsiaTheme="minorEastAsia"/>
          <w:lang w:eastAsia="zh-CN"/>
        </w:rPr>
      </w:pPr>
    </w:p>
    <w:p w14:paraId="6A9A2604" w14:textId="1BF08476" w:rsidR="004625D4" w:rsidRDefault="00E45E30" w:rsidP="00E45E30">
      <w:pPr>
        <w:pStyle w:val="NormalIndent"/>
        <w:rPr>
          <w:rFonts w:eastAsiaTheme="minorEastAsia"/>
          <w:lang w:eastAsia="zh-CN"/>
        </w:rPr>
      </w:pPr>
      <w:r w:rsidRPr="00E45E30">
        <w:rPr>
          <w:rFonts w:eastAsiaTheme="minorEastAsia"/>
          <w:noProof/>
          <w:lang w:eastAsia="zh-CN"/>
        </w:rPr>
        <w:drawing>
          <wp:inline distT="0" distB="0" distL="0" distR="0" wp14:anchorId="6783692E" wp14:editId="25EF2275">
            <wp:extent cx="2048256" cy="2233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4320" cy="2250730"/>
                    </a:xfrm>
                    <a:prstGeom prst="rect">
                      <a:avLst/>
                    </a:prstGeom>
                  </pic:spPr>
                </pic:pic>
              </a:graphicData>
            </a:graphic>
          </wp:inline>
        </w:drawing>
      </w:r>
      <w:r w:rsidRPr="00E45E30">
        <w:rPr>
          <w:rFonts w:eastAsiaTheme="minorEastAsia"/>
          <w:noProof/>
          <w:lang w:eastAsia="zh-CN"/>
        </w:rPr>
        <w:drawing>
          <wp:inline distT="0" distB="0" distL="0" distR="0" wp14:anchorId="598B4089" wp14:editId="57676A83">
            <wp:extent cx="1375257" cy="123148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8314" cy="1261081"/>
                    </a:xfrm>
                    <a:prstGeom prst="rect">
                      <a:avLst/>
                    </a:prstGeom>
                  </pic:spPr>
                </pic:pic>
              </a:graphicData>
            </a:graphic>
          </wp:inline>
        </w:drawing>
      </w:r>
      <w:r w:rsidRPr="00E45E30">
        <w:rPr>
          <w:rFonts w:eastAsiaTheme="minorEastAsia"/>
          <w:noProof/>
          <w:lang w:eastAsia="zh-CN"/>
        </w:rPr>
        <w:drawing>
          <wp:inline distT="0" distB="0" distL="0" distR="0" wp14:anchorId="75165331" wp14:editId="4E603CC6">
            <wp:extent cx="1909267" cy="2060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5557" cy="2088732"/>
                    </a:xfrm>
                    <a:prstGeom prst="rect">
                      <a:avLst/>
                    </a:prstGeom>
                  </pic:spPr>
                </pic:pic>
              </a:graphicData>
            </a:graphic>
          </wp:inline>
        </w:drawing>
      </w:r>
    </w:p>
    <w:p w14:paraId="3DD220FA" w14:textId="77777777" w:rsidR="004625D4" w:rsidRDefault="004625D4" w:rsidP="00F74E0A">
      <w:pPr>
        <w:pStyle w:val="NormalIndent"/>
        <w:rPr>
          <w:rFonts w:eastAsiaTheme="minorEastAsia"/>
          <w:lang w:eastAsia="zh-CN"/>
        </w:rPr>
      </w:pPr>
    </w:p>
    <w:p w14:paraId="7B186A81" w14:textId="3F2C1DF9" w:rsidR="004625D4" w:rsidRDefault="004625D4" w:rsidP="00F74E0A">
      <w:pPr>
        <w:pStyle w:val="NormalIndent"/>
        <w:rPr>
          <w:rFonts w:eastAsiaTheme="minorEastAsia"/>
          <w:lang w:eastAsia="zh-CN"/>
        </w:rPr>
      </w:pPr>
    </w:p>
    <w:p w14:paraId="1A86B240" w14:textId="3F17A37E" w:rsidR="00BB1C0C" w:rsidRDefault="00BB1C0C" w:rsidP="00BB1C0C">
      <w:pPr>
        <w:pStyle w:val="Heading2"/>
        <w:rPr>
          <w:lang w:eastAsia="zh-CN"/>
        </w:rPr>
      </w:pPr>
      <w:bookmarkStart w:id="229" w:name="_Toc12290856"/>
      <w:r>
        <w:rPr>
          <w:lang w:eastAsia="zh-CN"/>
        </w:rPr>
        <w:t>Web Service</w:t>
      </w:r>
      <w:r>
        <w:rPr>
          <w:rFonts w:hint="eastAsia"/>
          <w:lang w:eastAsia="zh-CN"/>
        </w:rPr>
        <w:t>接口</w:t>
      </w:r>
      <w:bookmarkEnd w:id="229"/>
    </w:p>
    <w:p w14:paraId="6C6A9AD1" w14:textId="59C91E1D" w:rsidR="00BB1C0C" w:rsidRDefault="00BB1C0C" w:rsidP="00BB1C0C">
      <w:pPr>
        <w:pStyle w:val="NormalIndent"/>
        <w:rPr>
          <w:lang w:eastAsia="zh-CN"/>
        </w:rPr>
      </w:pPr>
    </w:p>
    <w:p w14:paraId="13952172" w14:textId="4CBD0561" w:rsidR="00CB2A30" w:rsidRDefault="00CB2A30" w:rsidP="00CB2A30">
      <w:pPr>
        <w:ind w:firstLine="480"/>
        <w:rPr>
          <w:rFonts w:eastAsiaTheme="minorEastAsia"/>
        </w:rPr>
      </w:pPr>
      <w:r>
        <w:t>Web Service</w:t>
      </w:r>
      <w:r>
        <w:rPr>
          <w:rFonts w:asciiTheme="minorEastAsia" w:eastAsiaTheme="minorEastAsia" w:hAnsiTheme="minorEastAsia" w:hint="eastAsia"/>
        </w:rPr>
        <w:t>接口是给</w:t>
      </w:r>
      <w:r>
        <w:rPr>
          <w:rFonts w:eastAsiaTheme="minorEastAsia" w:hint="eastAsia"/>
        </w:rPr>
        <w:t>AOI Upload</w:t>
      </w:r>
      <w:r>
        <w:rPr>
          <w:rFonts w:eastAsiaTheme="minorEastAsia"/>
        </w:rPr>
        <w:t xml:space="preserve"> </w:t>
      </w:r>
      <w:r>
        <w:rPr>
          <w:rFonts w:eastAsiaTheme="minorEastAsia" w:hint="eastAsia"/>
        </w:rPr>
        <w:t>Data</w:t>
      </w:r>
      <w:r>
        <w:rPr>
          <w:rFonts w:eastAsiaTheme="minorEastAsia"/>
        </w:rPr>
        <w:t xml:space="preserve"> </w:t>
      </w:r>
      <w:r>
        <w:rPr>
          <w:rFonts w:eastAsiaTheme="minorEastAsia" w:hint="eastAsia"/>
        </w:rPr>
        <w:t>Tool</w:t>
      </w:r>
      <w:r>
        <w:rPr>
          <w:rFonts w:eastAsiaTheme="minorEastAsia" w:hint="eastAsia"/>
        </w:rPr>
        <w:t>使用的。</w:t>
      </w:r>
    </w:p>
    <w:p w14:paraId="2CC4906D" w14:textId="77777777" w:rsidR="00CB2A30" w:rsidRPr="00CB2A30" w:rsidRDefault="00CB2A30" w:rsidP="00CB2A30">
      <w:pPr>
        <w:ind w:firstLine="480"/>
        <w:rPr>
          <w:rFonts w:eastAsiaTheme="minorEastAsia"/>
        </w:rPr>
      </w:pPr>
    </w:p>
    <w:p w14:paraId="6C4E545F" w14:textId="0ABDF0D2" w:rsidR="00BB1C0C" w:rsidRDefault="00EA3218" w:rsidP="00BB1C0C">
      <w:pPr>
        <w:pStyle w:val="Heading3"/>
      </w:pPr>
      <w:bookmarkStart w:id="230" w:name="_Toc12290857"/>
      <w:proofErr w:type="spellStart"/>
      <w:r>
        <w:rPr>
          <w:rFonts w:hint="eastAsia"/>
        </w:rPr>
        <w:t>I</w:t>
      </w:r>
      <w:r>
        <w:t>sAoiStorageStage</w:t>
      </w:r>
      <w:bookmarkEnd w:id="230"/>
      <w:proofErr w:type="spellEnd"/>
      <w:r w:rsidR="00BB1C0C">
        <w:t xml:space="preserve"> </w:t>
      </w:r>
    </w:p>
    <w:p w14:paraId="62EFC3D0" w14:textId="12D5EDA6" w:rsidR="00BB1C0C" w:rsidRDefault="00BB1C0C" w:rsidP="00BB1C0C">
      <w:pPr>
        <w:pStyle w:val="NormalIndent"/>
        <w:rPr>
          <w:lang w:eastAsia="zh-CN"/>
        </w:rPr>
      </w:pPr>
    </w:p>
    <w:p w14:paraId="188632FF" w14:textId="77777777" w:rsidR="005B187E" w:rsidRPr="007B3FE2" w:rsidRDefault="005B187E" w:rsidP="005B187E">
      <w:pPr>
        <w:ind w:firstLine="480"/>
        <w:rPr>
          <w:rFonts w:ascii="新宋体" w:eastAsia="新宋体"/>
          <w:b/>
          <w:bCs/>
          <w:noProof/>
          <w:color w:val="0000FF"/>
        </w:rPr>
      </w:pPr>
      <w:r w:rsidRPr="007B3FE2">
        <w:rPr>
          <w:rFonts w:ascii="Verdana" w:hAnsi="Verdana"/>
          <w:b/>
          <w:bCs/>
          <w:color w:val="444444"/>
          <w:lang w:val="en"/>
        </w:rPr>
        <w:t>Synopsis</w:t>
      </w:r>
    </w:p>
    <w:p w14:paraId="6F5F2558" w14:textId="5848B0E2" w:rsidR="005B187E" w:rsidRDefault="005B187E" w:rsidP="005B187E">
      <w:pPr>
        <w:ind w:firstLine="480"/>
        <w:rPr>
          <w:rFonts w:ascii="新宋体" w:eastAsia="新宋体"/>
          <w:noProof/>
        </w:rPr>
      </w:pPr>
      <w:r>
        <w:rPr>
          <w:rFonts w:ascii="新宋体" w:eastAsia="新宋体"/>
          <w:noProof/>
          <w:color w:val="0000FF"/>
        </w:rPr>
        <w:t>String</w:t>
      </w:r>
      <w:r>
        <w:rPr>
          <w:rFonts w:ascii="新宋体" w:eastAsia="新宋体"/>
          <w:noProof/>
        </w:rPr>
        <w:t xml:space="preserve"> </w:t>
      </w:r>
      <w:r w:rsidR="006F1D4F">
        <w:rPr>
          <w:rFonts w:ascii="新宋体" w:eastAsia="新宋体" w:hint="eastAsia"/>
          <w:b/>
          <w:noProof/>
        </w:rPr>
        <w:t>Is</w:t>
      </w:r>
      <w:r w:rsidR="006F1D4F">
        <w:rPr>
          <w:rFonts w:ascii="新宋体" w:eastAsia="新宋体"/>
          <w:b/>
          <w:noProof/>
        </w:rPr>
        <w:t>AoiStorageStage</w:t>
      </w:r>
      <w:r>
        <w:rPr>
          <w:rFonts w:ascii="新宋体" w:eastAsia="新宋体"/>
          <w:noProof/>
        </w:rPr>
        <w:t>(</w:t>
      </w:r>
      <w:r>
        <w:rPr>
          <w:rFonts w:ascii="新宋体" w:eastAsia="新宋体"/>
          <w:noProof/>
          <w:color w:val="0000FF"/>
        </w:rPr>
        <w:t>String</w:t>
      </w:r>
      <w:r>
        <w:rPr>
          <w:rFonts w:ascii="新宋体" w:eastAsia="新宋体"/>
          <w:b/>
          <w:noProof/>
        </w:rPr>
        <w:t xml:space="preserve"> </w:t>
      </w:r>
      <w:r w:rsidR="00DF2C71">
        <w:rPr>
          <w:rFonts w:ascii="新宋体" w:eastAsia="新宋体" w:hint="eastAsia"/>
          <w:b/>
          <w:noProof/>
        </w:rPr>
        <w:t>stageName</w:t>
      </w:r>
      <w:r>
        <w:rPr>
          <w:rFonts w:ascii="新宋体" w:eastAsia="新宋体"/>
          <w:noProof/>
        </w:rPr>
        <w:t>)</w:t>
      </w:r>
    </w:p>
    <w:p w14:paraId="30289077" w14:textId="77777777" w:rsidR="005B187E" w:rsidRDefault="005B187E" w:rsidP="005B187E">
      <w:pPr>
        <w:ind w:firstLine="480"/>
        <w:rPr>
          <w:rFonts w:ascii="新宋体" w:eastAsia="新宋体"/>
          <w:noProof/>
        </w:rPr>
      </w:pPr>
    </w:p>
    <w:p w14:paraId="1F3AE380" w14:textId="77777777" w:rsidR="005B187E" w:rsidRPr="007B3FE2" w:rsidRDefault="005B187E" w:rsidP="005B187E">
      <w:pPr>
        <w:ind w:firstLine="480"/>
        <w:rPr>
          <w:rFonts w:ascii="新宋体" w:eastAsia="新宋体"/>
          <w:b/>
          <w:bCs/>
          <w:noProof/>
        </w:rPr>
      </w:pPr>
      <w:r w:rsidRPr="007B3FE2">
        <w:rPr>
          <w:rFonts w:ascii="Verdana" w:hAnsi="Verdana"/>
          <w:b/>
          <w:bCs/>
          <w:color w:val="444444"/>
          <w:lang w:val="en"/>
        </w:rPr>
        <w:t>Description</w:t>
      </w:r>
    </w:p>
    <w:p w14:paraId="313656CE" w14:textId="4D822221" w:rsidR="005B187E" w:rsidRDefault="0087344E" w:rsidP="005B187E">
      <w:pPr>
        <w:ind w:firstLine="480"/>
        <w:rPr>
          <w:rFonts w:ascii="新宋体" w:eastAsia="新宋体"/>
          <w:noProof/>
        </w:rPr>
      </w:pPr>
      <w:r>
        <w:rPr>
          <w:rFonts w:ascii="新宋体" w:eastAsia="新宋体" w:hint="eastAsia"/>
          <w:b/>
          <w:noProof/>
        </w:rPr>
        <w:t>Is</w:t>
      </w:r>
      <w:r>
        <w:rPr>
          <w:rFonts w:ascii="新宋体" w:eastAsia="新宋体"/>
          <w:b/>
          <w:noProof/>
        </w:rPr>
        <w:t>AoiStorageStage</w:t>
      </w:r>
      <w:r w:rsidR="005B187E">
        <w:rPr>
          <w:rFonts w:ascii="新宋体" w:eastAsia="新宋体" w:hint="eastAsia"/>
          <w:noProof/>
        </w:rPr>
        <w:t>函数</w:t>
      </w:r>
      <w:r w:rsidR="00AE4C1B">
        <w:rPr>
          <w:rFonts w:ascii="新宋体" w:eastAsia="新宋体" w:hint="eastAsia"/>
          <w:noProof/>
        </w:rPr>
        <w:t>查看站别名字</w:t>
      </w:r>
      <w:r w:rsidR="00AE4C1B" w:rsidRPr="003C1B1B">
        <w:rPr>
          <w:rFonts w:ascii="新宋体" w:eastAsia="新宋体" w:hint="eastAsia"/>
          <w:b/>
          <w:noProof/>
        </w:rPr>
        <w:t>stage</w:t>
      </w:r>
      <w:r w:rsidR="00AE4C1B" w:rsidRPr="003C1B1B">
        <w:rPr>
          <w:rFonts w:ascii="新宋体" w:eastAsia="新宋体"/>
          <w:b/>
          <w:noProof/>
        </w:rPr>
        <w:t>Name</w:t>
      </w:r>
      <w:r w:rsidR="00AE4C1B">
        <w:rPr>
          <w:rFonts w:ascii="新宋体" w:eastAsia="新宋体" w:hint="eastAsia"/>
          <w:noProof/>
        </w:rPr>
        <w:t>是否是AOI Storage</w:t>
      </w:r>
      <w:r w:rsidR="00AE4C1B">
        <w:rPr>
          <w:rFonts w:ascii="新宋体" w:eastAsia="新宋体"/>
          <w:noProof/>
        </w:rPr>
        <w:t xml:space="preserve"> </w:t>
      </w:r>
      <w:r w:rsidR="00AE4C1B">
        <w:rPr>
          <w:rFonts w:ascii="新宋体" w:eastAsia="新宋体" w:hint="eastAsia"/>
          <w:noProof/>
        </w:rPr>
        <w:t>Stage。</w:t>
      </w:r>
      <w:r w:rsidR="00BB70B8">
        <w:rPr>
          <w:rFonts w:ascii="新宋体" w:eastAsia="新宋体" w:hint="eastAsia"/>
          <w:noProof/>
        </w:rPr>
        <w:t>从数据库表Stage中查询有没有</w:t>
      </w:r>
      <w:r w:rsidR="00BB70B8" w:rsidRPr="003C1B1B">
        <w:rPr>
          <w:rFonts w:ascii="新宋体" w:eastAsia="新宋体" w:hint="eastAsia"/>
          <w:b/>
          <w:noProof/>
        </w:rPr>
        <w:t>stageName</w:t>
      </w:r>
      <w:r w:rsidR="00BB70B8">
        <w:rPr>
          <w:rFonts w:ascii="新宋体" w:eastAsia="新宋体" w:hint="eastAsia"/>
          <w:noProof/>
        </w:rPr>
        <w:t>的记录，有记录就是AOI Storage</w:t>
      </w:r>
      <w:r w:rsidR="00BB70B8">
        <w:rPr>
          <w:rFonts w:ascii="新宋体" w:eastAsia="新宋体"/>
          <w:noProof/>
        </w:rPr>
        <w:t xml:space="preserve"> S</w:t>
      </w:r>
      <w:r w:rsidR="00BB70B8">
        <w:rPr>
          <w:rFonts w:ascii="新宋体" w:eastAsia="新宋体" w:hint="eastAsia"/>
          <w:noProof/>
        </w:rPr>
        <w:t>tage。</w:t>
      </w:r>
    </w:p>
    <w:p w14:paraId="0CACE43F" w14:textId="77777777" w:rsidR="005B187E" w:rsidRDefault="005B187E" w:rsidP="005B187E">
      <w:pPr>
        <w:ind w:firstLine="480"/>
        <w:rPr>
          <w:rFonts w:ascii="新宋体" w:eastAsia="新宋体"/>
          <w:noProof/>
        </w:rPr>
      </w:pPr>
    </w:p>
    <w:p w14:paraId="5FBCFC55" w14:textId="77777777" w:rsidR="005B187E" w:rsidRPr="007B3FE2" w:rsidRDefault="005B187E" w:rsidP="005B187E">
      <w:pPr>
        <w:ind w:firstLine="480"/>
        <w:rPr>
          <w:rFonts w:ascii="新宋体" w:eastAsia="新宋体"/>
          <w:b/>
          <w:bCs/>
          <w:noProof/>
        </w:rPr>
      </w:pPr>
      <w:r w:rsidRPr="007B3FE2">
        <w:rPr>
          <w:rFonts w:ascii="Verdana" w:hAnsi="Verdana"/>
          <w:b/>
          <w:bCs/>
          <w:color w:val="444444"/>
          <w:lang w:val="en"/>
        </w:rPr>
        <w:t>Return Value</w:t>
      </w:r>
    </w:p>
    <w:p w14:paraId="7029329A" w14:textId="455C72CE" w:rsidR="005B187E" w:rsidRDefault="00AE4C1B" w:rsidP="005B187E">
      <w:pPr>
        <w:ind w:firstLine="480"/>
        <w:rPr>
          <w:rFonts w:ascii="新宋体"/>
          <w:noProof/>
        </w:rPr>
      </w:pPr>
      <w:r>
        <w:rPr>
          <w:rFonts w:ascii="新宋体" w:eastAsia="新宋体" w:hint="eastAsia"/>
          <w:noProof/>
        </w:rPr>
        <w:t>如果</w:t>
      </w:r>
      <w:r w:rsidR="005B187E">
        <w:rPr>
          <w:rFonts w:ascii="新宋体" w:eastAsia="新宋体" w:hint="eastAsia"/>
          <w:noProof/>
        </w:rPr>
        <w:t>返回</w:t>
      </w:r>
      <w:r>
        <w:rPr>
          <w:rFonts w:ascii="新宋体" w:eastAsia="新宋体" w:hint="eastAsia"/>
          <w:noProof/>
        </w:rPr>
        <w:t>字符串“Yes”，表明是AOI Storage</w:t>
      </w:r>
      <w:r>
        <w:rPr>
          <w:rFonts w:ascii="新宋体" w:eastAsia="新宋体"/>
          <w:noProof/>
        </w:rPr>
        <w:t xml:space="preserve"> S</w:t>
      </w:r>
      <w:r>
        <w:rPr>
          <w:rFonts w:ascii="新宋体" w:eastAsia="新宋体" w:hint="eastAsia"/>
          <w:noProof/>
        </w:rPr>
        <w:t>tage，否则返回“No, it itn</w:t>
      </w:r>
      <w:r>
        <w:rPr>
          <w:rFonts w:ascii="新宋体" w:eastAsia="新宋体"/>
          <w:noProof/>
        </w:rPr>
        <w:t>’</w:t>
      </w:r>
      <w:r>
        <w:rPr>
          <w:rFonts w:ascii="新宋体" w:eastAsia="新宋体"/>
          <w:noProof/>
        </w:rPr>
        <w:t>t aoi storage stage.</w:t>
      </w:r>
      <w:r>
        <w:rPr>
          <w:rFonts w:ascii="新宋体" w:eastAsia="新宋体" w:hint="eastAsia"/>
          <w:noProof/>
        </w:rPr>
        <w:t>”</w:t>
      </w:r>
    </w:p>
    <w:p w14:paraId="77872318" w14:textId="77777777" w:rsidR="005B187E" w:rsidRDefault="005B187E" w:rsidP="005B187E">
      <w:pPr>
        <w:ind w:firstLine="480"/>
      </w:pPr>
    </w:p>
    <w:p w14:paraId="165A5851" w14:textId="77777777" w:rsidR="005B187E" w:rsidRPr="007B3FE2" w:rsidRDefault="005B187E" w:rsidP="005B187E">
      <w:pPr>
        <w:ind w:firstLine="480"/>
        <w:rPr>
          <w:rFonts w:ascii="Verdana" w:hAnsi="Verdana"/>
          <w:b/>
          <w:bCs/>
          <w:color w:val="444444"/>
          <w:lang w:val="en"/>
        </w:rPr>
      </w:pPr>
      <w:r w:rsidRPr="007B3FE2">
        <w:rPr>
          <w:rFonts w:ascii="Verdana" w:hAnsi="Verdana"/>
          <w:b/>
          <w:bCs/>
          <w:color w:val="444444"/>
          <w:lang w:val="en"/>
        </w:rPr>
        <w:t>Notes</w:t>
      </w:r>
    </w:p>
    <w:p w14:paraId="22FAD400" w14:textId="2873AAA4" w:rsidR="005B187E" w:rsidRPr="007B3FE2" w:rsidRDefault="005B187E" w:rsidP="005B187E">
      <w:pPr>
        <w:ind w:firstLine="480"/>
        <w:rPr>
          <w:rFonts w:ascii="新宋体" w:eastAsia="新宋体"/>
          <w:noProof/>
        </w:rPr>
      </w:pPr>
    </w:p>
    <w:p w14:paraId="340ABC24" w14:textId="17FE6CA3" w:rsidR="005B187E" w:rsidRDefault="005B187E" w:rsidP="00BB1C0C">
      <w:pPr>
        <w:pStyle w:val="NormalIndent"/>
        <w:rPr>
          <w:lang w:eastAsia="zh-CN"/>
        </w:rPr>
      </w:pPr>
    </w:p>
    <w:p w14:paraId="169A7379" w14:textId="77777777" w:rsidR="005B187E" w:rsidRDefault="005B187E" w:rsidP="00BB1C0C">
      <w:pPr>
        <w:pStyle w:val="NormalIndent"/>
        <w:rPr>
          <w:lang w:eastAsia="zh-CN"/>
        </w:rPr>
      </w:pPr>
    </w:p>
    <w:p w14:paraId="47CC1738" w14:textId="1C6583B6" w:rsidR="00BB1C0C" w:rsidRDefault="004047BA" w:rsidP="00BB1C0C">
      <w:pPr>
        <w:pStyle w:val="Heading3"/>
      </w:pPr>
      <w:bookmarkStart w:id="231" w:name="_Toc12290858"/>
      <w:proofErr w:type="spellStart"/>
      <w:r>
        <w:rPr>
          <w:rFonts w:hint="eastAsia"/>
        </w:rPr>
        <w:t>Add</w:t>
      </w:r>
      <w:r w:rsidR="00226B46">
        <w:t>AOIStorageRecord</w:t>
      </w:r>
      <w:bookmarkEnd w:id="231"/>
      <w:proofErr w:type="spellEnd"/>
    </w:p>
    <w:p w14:paraId="6532B40D" w14:textId="3D706BED" w:rsidR="00BB1C0C" w:rsidRDefault="00BB1C0C" w:rsidP="00BB1C0C">
      <w:pPr>
        <w:pStyle w:val="NormalIndent"/>
        <w:rPr>
          <w:lang w:eastAsia="zh-CN"/>
        </w:rPr>
      </w:pPr>
    </w:p>
    <w:p w14:paraId="21B3BCC0" w14:textId="77777777" w:rsidR="005B187E" w:rsidRPr="007B3FE2" w:rsidRDefault="005B187E" w:rsidP="005B187E">
      <w:pPr>
        <w:ind w:firstLine="480"/>
        <w:rPr>
          <w:rFonts w:ascii="新宋体" w:eastAsia="新宋体"/>
          <w:b/>
          <w:bCs/>
          <w:noProof/>
          <w:color w:val="0000FF"/>
        </w:rPr>
      </w:pPr>
      <w:r w:rsidRPr="007B3FE2">
        <w:rPr>
          <w:rFonts w:ascii="Verdana" w:hAnsi="Verdana"/>
          <w:b/>
          <w:bCs/>
          <w:color w:val="444444"/>
          <w:lang w:val="en"/>
        </w:rPr>
        <w:t>Synopsis</w:t>
      </w:r>
    </w:p>
    <w:p w14:paraId="075CC9F3" w14:textId="18ADA3B7" w:rsidR="005B187E" w:rsidRDefault="005B187E" w:rsidP="005B187E">
      <w:pPr>
        <w:ind w:firstLine="480"/>
        <w:rPr>
          <w:rFonts w:ascii="新宋体" w:eastAsia="新宋体"/>
          <w:noProof/>
        </w:rPr>
      </w:pPr>
      <w:r>
        <w:rPr>
          <w:rFonts w:ascii="新宋体" w:eastAsia="新宋体"/>
          <w:noProof/>
          <w:color w:val="0000FF"/>
        </w:rPr>
        <w:t>String</w:t>
      </w:r>
      <w:r>
        <w:rPr>
          <w:rFonts w:ascii="新宋体" w:eastAsia="新宋体"/>
          <w:noProof/>
        </w:rPr>
        <w:t xml:space="preserve"> </w:t>
      </w:r>
      <w:r w:rsidR="00BF2FDB">
        <w:rPr>
          <w:rFonts w:ascii="新宋体" w:eastAsia="新宋体" w:hint="eastAsia"/>
          <w:b/>
          <w:noProof/>
        </w:rPr>
        <w:t>Add</w:t>
      </w:r>
      <w:r w:rsidR="00BF2FDB">
        <w:rPr>
          <w:rFonts w:ascii="新宋体" w:eastAsia="新宋体"/>
          <w:b/>
          <w:noProof/>
        </w:rPr>
        <w:t>AOIS</w:t>
      </w:r>
      <w:r w:rsidR="00BF2FDB">
        <w:rPr>
          <w:rFonts w:ascii="新宋体" w:eastAsia="新宋体" w:hint="eastAsia"/>
          <w:b/>
          <w:noProof/>
        </w:rPr>
        <w:t>torage</w:t>
      </w:r>
      <w:r w:rsidR="00BF2FDB">
        <w:rPr>
          <w:rFonts w:ascii="新宋体" w:eastAsia="新宋体"/>
          <w:b/>
          <w:noProof/>
        </w:rPr>
        <w:t>Record</w:t>
      </w:r>
      <w:r>
        <w:rPr>
          <w:rFonts w:ascii="新宋体" w:eastAsia="新宋体"/>
          <w:noProof/>
        </w:rPr>
        <w:t>(</w:t>
      </w:r>
      <w:r w:rsidR="00BF2FDB" w:rsidRPr="00BF2FDB">
        <w:rPr>
          <w:rFonts w:ascii="新宋体" w:eastAsia="新宋体"/>
          <w:noProof/>
          <w:color w:val="0000FF"/>
        </w:rPr>
        <w:t>AOIStorageRecordType</w:t>
      </w:r>
      <w:r w:rsidR="00BF2FDB">
        <w:rPr>
          <w:rFonts w:ascii="新宋体" w:eastAsia="新宋体"/>
          <w:b/>
          <w:noProof/>
        </w:rPr>
        <w:t xml:space="preserve"> aoiStorageRecord</w:t>
      </w:r>
      <w:r>
        <w:rPr>
          <w:rFonts w:ascii="新宋体" w:eastAsia="新宋体"/>
          <w:noProof/>
        </w:rPr>
        <w:t>)</w:t>
      </w:r>
    </w:p>
    <w:p w14:paraId="0DBC2B99" w14:textId="77777777" w:rsidR="005B187E" w:rsidRDefault="005B187E" w:rsidP="005B187E">
      <w:pPr>
        <w:ind w:firstLine="480"/>
        <w:rPr>
          <w:rFonts w:ascii="新宋体" w:eastAsia="新宋体"/>
          <w:noProof/>
        </w:rPr>
      </w:pPr>
    </w:p>
    <w:p w14:paraId="06E14887" w14:textId="77777777" w:rsidR="005B187E" w:rsidRPr="007B3FE2" w:rsidRDefault="005B187E" w:rsidP="005B187E">
      <w:pPr>
        <w:ind w:firstLine="480"/>
        <w:rPr>
          <w:rFonts w:ascii="新宋体" w:eastAsia="新宋体"/>
          <w:b/>
          <w:bCs/>
          <w:noProof/>
        </w:rPr>
      </w:pPr>
      <w:r w:rsidRPr="007B3FE2">
        <w:rPr>
          <w:rFonts w:ascii="Verdana" w:hAnsi="Verdana"/>
          <w:b/>
          <w:bCs/>
          <w:color w:val="444444"/>
          <w:lang w:val="en"/>
        </w:rPr>
        <w:t>Description</w:t>
      </w:r>
    </w:p>
    <w:p w14:paraId="260F2D0C" w14:textId="7ACCB55A" w:rsidR="0093421E" w:rsidRDefault="00A23DB2" w:rsidP="0093421E">
      <w:pPr>
        <w:ind w:firstLine="480"/>
        <w:rPr>
          <w:rFonts w:ascii="新宋体" w:eastAsia="新宋体"/>
          <w:noProof/>
        </w:rPr>
      </w:pPr>
      <w:r>
        <w:rPr>
          <w:rFonts w:ascii="新宋体" w:eastAsia="新宋体" w:hint="eastAsia"/>
          <w:b/>
          <w:noProof/>
        </w:rPr>
        <w:t>Add</w:t>
      </w:r>
      <w:r>
        <w:rPr>
          <w:rFonts w:ascii="新宋体" w:eastAsia="新宋体"/>
          <w:b/>
          <w:noProof/>
        </w:rPr>
        <w:t>AOIS</w:t>
      </w:r>
      <w:r>
        <w:rPr>
          <w:rFonts w:ascii="新宋体" w:eastAsia="新宋体" w:hint="eastAsia"/>
          <w:b/>
          <w:noProof/>
        </w:rPr>
        <w:t>torage</w:t>
      </w:r>
      <w:r>
        <w:rPr>
          <w:rFonts w:ascii="新宋体" w:eastAsia="新宋体"/>
          <w:b/>
          <w:noProof/>
        </w:rPr>
        <w:t>Record</w:t>
      </w:r>
      <w:r w:rsidR="004A78B3">
        <w:rPr>
          <w:rFonts w:ascii="新宋体" w:eastAsia="新宋体" w:hint="eastAsia"/>
          <w:noProof/>
        </w:rPr>
        <w:t>函数把数据</w:t>
      </w:r>
      <w:r w:rsidR="00ED4534">
        <w:rPr>
          <w:rFonts w:ascii="新宋体" w:eastAsia="新宋体"/>
          <w:b/>
          <w:noProof/>
        </w:rPr>
        <w:t>aoiStorageRecord</w:t>
      </w:r>
      <w:r w:rsidR="004A78B3">
        <w:rPr>
          <w:rFonts w:ascii="新宋体" w:eastAsia="新宋体" w:hint="eastAsia"/>
          <w:noProof/>
        </w:rPr>
        <w:t>插入数据库表AOIStorage</w:t>
      </w:r>
      <w:r w:rsidR="004A78B3">
        <w:rPr>
          <w:rFonts w:ascii="新宋体" w:eastAsia="新宋体"/>
          <w:noProof/>
        </w:rPr>
        <w:t>R</w:t>
      </w:r>
      <w:r w:rsidR="004A78B3">
        <w:rPr>
          <w:rFonts w:ascii="新宋体" w:eastAsia="新宋体" w:hint="eastAsia"/>
          <w:noProof/>
        </w:rPr>
        <w:t>ecord。</w:t>
      </w:r>
    </w:p>
    <w:p w14:paraId="2F3FDBC2" w14:textId="77777777" w:rsidR="0093421E" w:rsidRDefault="0093421E" w:rsidP="0093421E">
      <w:pPr>
        <w:ind w:firstLine="480"/>
        <w:rPr>
          <w:rFonts w:ascii="新宋体" w:eastAsia="新宋体"/>
          <w:noProof/>
        </w:rPr>
      </w:pPr>
    </w:p>
    <w:p w14:paraId="3FDE765F" w14:textId="0900BD69" w:rsidR="0093421E" w:rsidRDefault="0093421E" w:rsidP="0093421E">
      <w:pPr>
        <w:ind w:firstLine="480"/>
        <w:rPr>
          <w:rFonts w:ascii="新宋体" w:eastAsia="新宋体"/>
          <w:noProof/>
        </w:rPr>
      </w:pPr>
      <w:r>
        <w:rPr>
          <w:rFonts w:ascii="新宋体" w:eastAsia="新宋体" w:hint="eastAsia"/>
          <w:noProof/>
        </w:rPr>
        <w:t>类</w:t>
      </w:r>
      <w:r w:rsidR="00ED4534">
        <w:rPr>
          <w:rFonts w:ascii="新宋体" w:eastAsia="新宋体"/>
          <w:noProof/>
        </w:rPr>
        <w:t>AOIStorageRecordType</w:t>
      </w:r>
      <w:r>
        <w:rPr>
          <w:rFonts w:ascii="新宋体" w:eastAsia="新宋体" w:hint="eastAsia"/>
          <w:noProof/>
        </w:rPr>
        <w:t>的数据成员及类型:</w:t>
      </w:r>
    </w:p>
    <w:p w14:paraId="3DBD0C79" w14:textId="2A6889AE" w:rsidR="0093421E" w:rsidRDefault="0093421E" w:rsidP="0093421E">
      <w:pPr>
        <w:ind w:firstLine="480"/>
        <w:rPr>
          <w:rFonts w:ascii="新宋体" w:eastAsia="新宋体"/>
          <w:noProof/>
        </w:rPr>
      </w:pPr>
      <w:r>
        <w:rPr>
          <w:rFonts w:ascii="新宋体" w:eastAsia="新宋体"/>
          <w:noProof/>
        </w:rPr>
        <w:t xml:space="preserve">String(max_len=50) </w:t>
      </w:r>
      <w:r w:rsidR="0041744F">
        <w:rPr>
          <w:rFonts w:ascii="新宋体" w:eastAsia="新宋体"/>
          <w:noProof/>
        </w:rPr>
        <w:t>modelName</w:t>
      </w:r>
      <w:r>
        <w:rPr>
          <w:rFonts w:ascii="新宋体" w:eastAsia="新宋体" w:hint="eastAsia"/>
          <w:noProof/>
        </w:rPr>
        <w:t>;</w:t>
      </w:r>
      <w:r w:rsidR="001B7E21">
        <w:rPr>
          <w:rFonts w:ascii="新宋体" w:eastAsia="新宋体"/>
          <w:noProof/>
        </w:rPr>
        <w:t xml:space="preserve">  </w:t>
      </w:r>
      <w:r w:rsidR="001B7E21">
        <w:rPr>
          <w:rFonts w:ascii="新宋体" w:eastAsia="新宋体" w:hint="eastAsia"/>
          <w:noProof/>
        </w:rPr>
        <w:t>#</w:t>
      </w:r>
      <w:r w:rsidR="001B7E21">
        <w:rPr>
          <w:rFonts w:ascii="新宋体" w:eastAsia="新宋体"/>
          <w:noProof/>
        </w:rPr>
        <w:t xml:space="preserve"> </w:t>
      </w:r>
      <w:r w:rsidR="001B7E21">
        <w:rPr>
          <w:rFonts w:ascii="新宋体" w:eastAsia="新宋体" w:hint="eastAsia"/>
          <w:noProof/>
        </w:rPr>
        <w:t>可以为空</w:t>
      </w:r>
    </w:p>
    <w:p w14:paraId="18945B3F" w14:textId="6C756FE6" w:rsidR="0093421E" w:rsidRDefault="0041744F" w:rsidP="0093421E">
      <w:pPr>
        <w:ind w:firstLine="480"/>
        <w:rPr>
          <w:rFonts w:ascii="新宋体" w:eastAsia="新宋体"/>
          <w:noProof/>
        </w:rPr>
      </w:pPr>
      <w:r>
        <w:rPr>
          <w:rFonts w:ascii="新宋体" w:eastAsia="新宋体"/>
          <w:noProof/>
        </w:rPr>
        <w:t>String(max_len=50) serialNumber</w:t>
      </w:r>
      <w:r w:rsidR="0093421E">
        <w:rPr>
          <w:rFonts w:ascii="新宋体" w:eastAsia="新宋体" w:hint="eastAsia"/>
          <w:noProof/>
        </w:rPr>
        <w:t>;</w:t>
      </w:r>
      <w:r w:rsidR="001B7E21">
        <w:rPr>
          <w:rFonts w:ascii="新宋体" w:eastAsia="新宋体"/>
          <w:noProof/>
        </w:rPr>
        <w:t xml:space="preserve">  </w:t>
      </w:r>
      <w:r w:rsidR="001B7E21">
        <w:rPr>
          <w:rFonts w:ascii="新宋体" w:eastAsia="新宋体" w:hint="eastAsia"/>
          <w:noProof/>
        </w:rPr>
        <w:t>#</w:t>
      </w:r>
      <w:r w:rsidR="001B7E21">
        <w:rPr>
          <w:rFonts w:ascii="新宋体" w:eastAsia="新宋体"/>
          <w:noProof/>
        </w:rPr>
        <w:t xml:space="preserve"> </w:t>
      </w:r>
      <w:r w:rsidR="001B7E21">
        <w:rPr>
          <w:rFonts w:ascii="新宋体" w:eastAsia="新宋体" w:hint="eastAsia"/>
          <w:noProof/>
        </w:rPr>
        <w:t>可以为空</w:t>
      </w:r>
      <w:r w:rsidR="001B7E21">
        <w:rPr>
          <w:rFonts w:ascii="新宋体" w:eastAsia="新宋体"/>
          <w:noProof/>
        </w:rPr>
        <w:t xml:space="preserve"> </w:t>
      </w:r>
    </w:p>
    <w:p w14:paraId="74FA1F03" w14:textId="35DB5BA1" w:rsidR="0093421E" w:rsidRDefault="0093421E" w:rsidP="0041744F">
      <w:pPr>
        <w:ind w:firstLine="480"/>
        <w:rPr>
          <w:rFonts w:ascii="新宋体" w:eastAsia="新宋体"/>
          <w:noProof/>
        </w:rPr>
      </w:pPr>
      <w:r>
        <w:rPr>
          <w:rFonts w:ascii="新宋体" w:eastAsia="新宋体" w:hint="eastAsia"/>
          <w:noProof/>
        </w:rPr>
        <w:t>Date</w:t>
      </w:r>
      <w:r w:rsidR="0041744F">
        <w:rPr>
          <w:rFonts w:ascii="新宋体" w:eastAsia="新宋体"/>
          <w:noProof/>
        </w:rPr>
        <w:t>Time dateTime</w:t>
      </w:r>
      <w:r>
        <w:rPr>
          <w:rFonts w:ascii="新宋体" w:eastAsia="新宋体" w:hint="eastAsia"/>
          <w:noProof/>
        </w:rPr>
        <w:t>;</w:t>
      </w:r>
    </w:p>
    <w:p w14:paraId="3A84BBEA" w14:textId="164FD441" w:rsidR="0093421E" w:rsidRDefault="0093421E" w:rsidP="0093421E">
      <w:pPr>
        <w:ind w:firstLine="480"/>
        <w:rPr>
          <w:rFonts w:ascii="新宋体" w:eastAsia="新宋体"/>
          <w:noProof/>
        </w:rPr>
      </w:pPr>
      <w:r>
        <w:rPr>
          <w:rFonts w:ascii="新宋体" w:eastAsia="新宋体"/>
          <w:noProof/>
        </w:rPr>
        <w:t xml:space="preserve">String(max_len=50) </w:t>
      </w:r>
      <w:r w:rsidR="008D5405">
        <w:rPr>
          <w:rFonts w:ascii="新宋体" w:eastAsia="新宋体"/>
          <w:noProof/>
        </w:rPr>
        <w:t>stageName</w:t>
      </w:r>
      <w:r>
        <w:rPr>
          <w:rFonts w:ascii="新宋体" w:eastAsia="新宋体" w:hint="eastAsia"/>
          <w:noProof/>
        </w:rPr>
        <w:t>;</w:t>
      </w:r>
    </w:p>
    <w:p w14:paraId="7F3B2A4D" w14:textId="2B30523E" w:rsidR="0041744F" w:rsidRDefault="0041744F" w:rsidP="0041744F">
      <w:pPr>
        <w:ind w:firstLine="480"/>
        <w:rPr>
          <w:rFonts w:ascii="新宋体" w:eastAsia="新宋体"/>
          <w:noProof/>
        </w:rPr>
      </w:pPr>
      <w:r>
        <w:rPr>
          <w:rFonts w:ascii="新宋体" w:eastAsia="新宋体"/>
          <w:noProof/>
        </w:rPr>
        <w:t xml:space="preserve">String(max_len=10) </w:t>
      </w:r>
      <w:r w:rsidR="008D5405">
        <w:rPr>
          <w:rFonts w:ascii="新宋体" w:eastAsia="新宋体" w:hint="eastAsia"/>
          <w:noProof/>
        </w:rPr>
        <w:t>lineName</w:t>
      </w:r>
      <w:r>
        <w:rPr>
          <w:rFonts w:ascii="新宋体" w:eastAsia="新宋体" w:hint="eastAsia"/>
          <w:noProof/>
        </w:rPr>
        <w:t>;</w:t>
      </w:r>
    </w:p>
    <w:p w14:paraId="1129C35F" w14:textId="0D782B53" w:rsidR="0093421E" w:rsidRDefault="008D5405" w:rsidP="0093421E">
      <w:pPr>
        <w:ind w:firstLine="480"/>
        <w:rPr>
          <w:rFonts w:ascii="新宋体" w:eastAsia="新宋体"/>
          <w:noProof/>
        </w:rPr>
      </w:pPr>
      <w:r>
        <w:rPr>
          <w:rFonts w:ascii="新宋体" w:eastAsia="新宋体"/>
          <w:noProof/>
        </w:rPr>
        <w:t>String(max_len=1) fileType</w:t>
      </w:r>
      <w:r w:rsidR="0093421E">
        <w:rPr>
          <w:rFonts w:ascii="新宋体" w:eastAsia="新宋体" w:hint="eastAsia"/>
          <w:noProof/>
        </w:rPr>
        <w:t>;</w:t>
      </w:r>
      <w:r w:rsidR="00881889">
        <w:rPr>
          <w:rFonts w:ascii="新宋体" w:eastAsia="新宋体"/>
          <w:noProof/>
        </w:rPr>
        <w:t xml:space="preserve"> </w:t>
      </w:r>
      <w:r w:rsidR="00C1363A">
        <w:rPr>
          <w:rFonts w:ascii="新宋体" w:eastAsia="新宋体"/>
          <w:noProof/>
        </w:rPr>
        <w:t xml:space="preserve"> </w:t>
      </w:r>
      <w:r w:rsidR="00881889">
        <w:rPr>
          <w:rFonts w:ascii="新宋体" w:eastAsia="新宋体" w:hint="eastAsia"/>
          <w:noProof/>
        </w:rPr>
        <w:t>#</w:t>
      </w:r>
      <w:r w:rsidR="00881889">
        <w:rPr>
          <w:rFonts w:ascii="新宋体" w:eastAsia="新宋体"/>
          <w:noProof/>
        </w:rPr>
        <w:t xml:space="preserve"> </w:t>
      </w:r>
      <w:r w:rsidR="00881889">
        <w:rPr>
          <w:rFonts w:ascii="新宋体" w:eastAsia="新宋体" w:hint="eastAsia"/>
          <w:noProof/>
        </w:rPr>
        <w:t>可以为空</w:t>
      </w:r>
      <w:r w:rsidR="0093421E">
        <w:rPr>
          <w:rFonts w:ascii="新宋体" w:eastAsia="新宋体"/>
          <w:noProof/>
        </w:rPr>
        <w:t xml:space="preserve"> </w:t>
      </w:r>
    </w:p>
    <w:p w14:paraId="0A38D24E" w14:textId="36B25694" w:rsidR="0093421E" w:rsidRDefault="0041744F" w:rsidP="0093421E">
      <w:pPr>
        <w:ind w:firstLine="480"/>
        <w:rPr>
          <w:rFonts w:ascii="新宋体" w:eastAsia="新宋体"/>
          <w:noProof/>
        </w:rPr>
      </w:pPr>
      <w:r>
        <w:rPr>
          <w:rFonts w:ascii="新宋体" w:eastAsia="新宋体"/>
          <w:noProof/>
        </w:rPr>
        <w:lastRenderedPageBreak/>
        <w:t>String(max_len=512</w:t>
      </w:r>
      <w:r w:rsidR="008D5405">
        <w:rPr>
          <w:rFonts w:ascii="新宋体" w:eastAsia="新宋体"/>
          <w:noProof/>
        </w:rPr>
        <w:t>) path</w:t>
      </w:r>
      <w:r w:rsidR="0093421E">
        <w:rPr>
          <w:rFonts w:ascii="新宋体" w:eastAsia="新宋体" w:hint="eastAsia"/>
          <w:noProof/>
        </w:rPr>
        <w:t>;</w:t>
      </w:r>
    </w:p>
    <w:p w14:paraId="57CF0561" w14:textId="04D8EF4F" w:rsidR="008D5405" w:rsidRDefault="008D5405" w:rsidP="008D5405">
      <w:pPr>
        <w:ind w:firstLine="480"/>
        <w:rPr>
          <w:rFonts w:ascii="新宋体" w:eastAsia="新宋体"/>
          <w:noProof/>
        </w:rPr>
      </w:pPr>
      <w:r>
        <w:rPr>
          <w:rFonts w:ascii="新宋体" w:eastAsia="新宋体"/>
          <w:noProof/>
        </w:rPr>
        <w:t>String(max_len=20) aoiStorageServer</w:t>
      </w:r>
      <w:r>
        <w:rPr>
          <w:rFonts w:ascii="新宋体" w:eastAsia="新宋体" w:hint="eastAsia"/>
          <w:noProof/>
        </w:rPr>
        <w:t>;</w:t>
      </w:r>
    </w:p>
    <w:p w14:paraId="11616AF7" w14:textId="77777777" w:rsidR="00D0206F" w:rsidRDefault="00D0206F" w:rsidP="008D5405">
      <w:pPr>
        <w:ind w:firstLine="480"/>
        <w:rPr>
          <w:rFonts w:ascii="新宋体" w:eastAsia="新宋体"/>
          <w:noProof/>
        </w:rPr>
      </w:pPr>
    </w:p>
    <w:p w14:paraId="72B04561" w14:textId="0752191A" w:rsidR="008D5405" w:rsidRDefault="001B7E21" w:rsidP="001B7E21">
      <w:pPr>
        <w:rPr>
          <w:rFonts w:ascii="新宋体" w:eastAsia="新宋体"/>
          <w:noProof/>
        </w:rPr>
      </w:pPr>
      <w:r>
        <w:rPr>
          <w:rFonts w:ascii="新宋体" w:eastAsia="新宋体" w:hint="eastAsia"/>
          <w:noProof/>
        </w:rPr>
        <w:t xml:space="preserve">    参考数据库表AOI</w:t>
      </w:r>
      <w:r>
        <w:rPr>
          <w:rFonts w:ascii="新宋体" w:eastAsia="新宋体"/>
          <w:noProof/>
        </w:rPr>
        <w:t>S</w:t>
      </w:r>
      <w:r>
        <w:rPr>
          <w:rFonts w:ascii="新宋体" w:eastAsia="新宋体" w:hint="eastAsia"/>
          <w:noProof/>
        </w:rPr>
        <w:t>torage</w:t>
      </w:r>
      <w:r>
        <w:rPr>
          <w:rFonts w:ascii="新宋体" w:eastAsia="新宋体"/>
          <w:noProof/>
        </w:rPr>
        <w:t>R</w:t>
      </w:r>
      <w:r>
        <w:rPr>
          <w:rFonts w:ascii="新宋体" w:eastAsia="新宋体" w:hint="eastAsia"/>
          <w:noProof/>
        </w:rPr>
        <w:t>ecord的栏位定义。</w:t>
      </w:r>
    </w:p>
    <w:p w14:paraId="35491529" w14:textId="77777777" w:rsidR="0093421E" w:rsidRDefault="0093421E" w:rsidP="0093421E">
      <w:pPr>
        <w:rPr>
          <w:rFonts w:ascii="新宋体" w:eastAsia="新宋体"/>
          <w:noProof/>
        </w:rPr>
      </w:pPr>
    </w:p>
    <w:p w14:paraId="4FBD96F7" w14:textId="77777777" w:rsidR="0093421E" w:rsidRPr="00D26A7A" w:rsidRDefault="0093421E" w:rsidP="0093421E">
      <w:pPr>
        <w:ind w:firstLine="480"/>
        <w:rPr>
          <w:rFonts w:ascii="新宋体" w:eastAsia="新宋体"/>
          <w:b/>
          <w:bCs/>
          <w:noProof/>
        </w:rPr>
      </w:pPr>
      <w:r w:rsidRPr="00D26A7A">
        <w:rPr>
          <w:rFonts w:ascii="Verdana" w:hAnsi="Verdana"/>
          <w:b/>
          <w:bCs/>
          <w:color w:val="444444"/>
          <w:lang w:val="en"/>
        </w:rPr>
        <w:t>Return Value</w:t>
      </w:r>
    </w:p>
    <w:p w14:paraId="3755701A" w14:textId="77777777" w:rsidR="0093421E" w:rsidRDefault="0093421E" w:rsidP="0093421E">
      <w:pPr>
        <w:ind w:firstLine="480"/>
        <w:rPr>
          <w:rFonts w:ascii="新宋体" w:eastAsia="新宋体"/>
          <w:noProof/>
        </w:rPr>
      </w:pPr>
      <w:r>
        <w:rPr>
          <w:rFonts w:ascii="新宋体" w:eastAsia="新宋体" w:hint="eastAsia"/>
          <w:noProof/>
        </w:rPr>
        <w:t>返回‘OK’，表示新增成功，如果是其它信息，表示失败。</w:t>
      </w:r>
    </w:p>
    <w:p w14:paraId="7544CF51" w14:textId="77777777" w:rsidR="005B187E" w:rsidRDefault="005B187E" w:rsidP="005B187E">
      <w:pPr>
        <w:ind w:firstLine="480"/>
      </w:pPr>
    </w:p>
    <w:p w14:paraId="6BD24B29" w14:textId="77777777" w:rsidR="005B187E" w:rsidRPr="007B3FE2" w:rsidRDefault="005B187E" w:rsidP="005B187E">
      <w:pPr>
        <w:ind w:firstLine="480"/>
        <w:rPr>
          <w:rFonts w:ascii="Verdana" w:hAnsi="Verdana"/>
          <w:b/>
          <w:bCs/>
          <w:color w:val="444444"/>
          <w:lang w:val="en"/>
        </w:rPr>
      </w:pPr>
      <w:r w:rsidRPr="007B3FE2">
        <w:rPr>
          <w:rFonts w:ascii="Verdana" w:hAnsi="Verdana"/>
          <w:b/>
          <w:bCs/>
          <w:color w:val="444444"/>
          <w:lang w:val="en"/>
        </w:rPr>
        <w:t>Notes</w:t>
      </w:r>
    </w:p>
    <w:p w14:paraId="7D9A6418" w14:textId="7EEE465C" w:rsidR="005B187E" w:rsidRPr="007B3FE2" w:rsidRDefault="005B187E" w:rsidP="005B187E">
      <w:pPr>
        <w:ind w:firstLine="480"/>
        <w:rPr>
          <w:rFonts w:ascii="新宋体" w:eastAsia="新宋体"/>
          <w:noProof/>
        </w:rPr>
      </w:pPr>
    </w:p>
    <w:p w14:paraId="1CE93898" w14:textId="5CCF260C" w:rsidR="005B187E" w:rsidRDefault="005B187E" w:rsidP="00BB1C0C">
      <w:pPr>
        <w:pStyle w:val="NormalIndent"/>
        <w:rPr>
          <w:lang w:eastAsia="zh-CN"/>
        </w:rPr>
      </w:pPr>
    </w:p>
    <w:p w14:paraId="11F37C4B" w14:textId="77777777" w:rsidR="005B187E" w:rsidRDefault="005B187E" w:rsidP="00BB1C0C">
      <w:pPr>
        <w:pStyle w:val="NormalIndent"/>
        <w:rPr>
          <w:lang w:eastAsia="zh-CN"/>
        </w:rPr>
      </w:pPr>
    </w:p>
    <w:p w14:paraId="345DCD2F" w14:textId="04777728" w:rsidR="00BB1C0C" w:rsidRDefault="000A37C8" w:rsidP="00BB1C0C">
      <w:pPr>
        <w:pStyle w:val="Heading3"/>
      </w:pPr>
      <w:bookmarkStart w:id="232" w:name="_Toc12290859"/>
      <w:proofErr w:type="spellStart"/>
      <w:r>
        <w:t>GetConnectConfig</w:t>
      </w:r>
      <w:bookmarkEnd w:id="232"/>
      <w:proofErr w:type="spellEnd"/>
    </w:p>
    <w:p w14:paraId="4ACBC27B" w14:textId="60FB7611" w:rsidR="00BB1C0C" w:rsidRDefault="00BB1C0C" w:rsidP="00BB1C0C">
      <w:pPr>
        <w:pStyle w:val="NormalIndent"/>
        <w:rPr>
          <w:lang w:eastAsia="zh-CN"/>
        </w:rPr>
      </w:pPr>
    </w:p>
    <w:p w14:paraId="6543045C" w14:textId="77777777" w:rsidR="005B187E" w:rsidRPr="007B3FE2" w:rsidRDefault="005B187E" w:rsidP="005B187E">
      <w:pPr>
        <w:ind w:firstLine="480"/>
        <w:rPr>
          <w:rFonts w:ascii="新宋体" w:eastAsia="新宋体"/>
          <w:b/>
          <w:bCs/>
          <w:noProof/>
          <w:color w:val="0000FF"/>
        </w:rPr>
      </w:pPr>
      <w:r w:rsidRPr="007B3FE2">
        <w:rPr>
          <w:rFonts w:ascii="Verdana" w:hAnsi="Verdana"/>
          <w:b/>
          <w:bCs/>
          <w:color w:val="444444"/>
          <w:lang w:val="en"/>
        </w:rPr>
        <w:t>Synopsis</w:t>
      </w:r>
    </w:p>
    <w:p w14:paraId="570B2858" w14:textId="1B1FBBFA" w:rsidR="005B187E" w:rsidRDefault="00C675E1" w:rsidP="005B187E">
      <w:pPr>
        <w:ind w:firstLine="480"/>
        <w:rPr>
          <w:rFonts w:ascii="新宋体" w:eastAsia="新宋体"/>
          <w:noProof/>
        </w:rPr>
      </w:pPr>
      <w:r>
        <w:rPr>
          <w:rFonts w:ascii="新宋体" w:eastAsia="新宋体" w:hint="eastAsia"/>
          <w:noProof/>
          <w:color w:val="0000FF"/>
        </w:rPr>
        <w:t>Con</w:t>
      </w:r>
      <w:r>
        <w:rPr>
          <w:rFonts w:ascii="新宋体" w:eastAsia="新宋体"/>
          <w:noProof/>
          <w:color w:val="0000FF"/>
        </w:rPr>
        <w:t>nectConfigResult</w:t>
      </w:r>
      <w:r w:rsidR="005B187E">
        <w:rPr>
          <w:rFonts w:ascii="新宋体" w:eastAsia="新宋体"/>
          <w:noProof/>
        </w:rPr>
        <w:t xml:space="preserve"> </w:t>
      </w:r>
      <w:r>
        <w:rPr>
          <w:rFonts w:ascii="新宋体" w:eastAsia="新宋体"/>
          <w:b/>
          <w:noProof/>
        </w:rPr>
        <w:t>GetConnectConfig</w:t>
      </w:r>
      <w:r w:rsidR="005B187E">
        <w:rPr>
          <w:rFonts w:ascii="新宋体" w:eastAsia="新宋体"/>
          <w:noProof/>
        </w:rPr>
        <w:t>(</w:t>
      </w:r>
      <w:r w:rsidR="005B187E">
        <w:rPr>
          <w:rFonts w:ascii="新宋体" w:eastAsia="新宋体"/>
          <w:noProof/>
          <w:color w:val="0000FF"/>
        </w:rPr>
        <w:t>String</w:t>
      </w:r>
      <w:r>
        <w:rPr>
          <w:rFonts w:ascii="新宋体" w:eastAsia="新宋体"/>
          <w:b/>
          <w:noProof/>
        </w:rPr>
        <w:t xml:space="preserve"> server</w:t>
      </w:r>
      <w:r>
        <w:rPr>
          <w:rFonts w:ascii="新宋体" w:eastAsia="新宋体" w:hint="eastAsia"/>
          <w:b/>
          <w:noProof/>
        </w:rPr>
        <w:t>Name</w:t>
      </w:r>
      <w:r w:rsidR="005B187E">
        <w:rPr>
          <w:rFonts w:ascii="新宋体" w:eastAsia="新宋体"/>
          <w:noProof/>
        </w:rPr>
        <w:t>)</w:t>
      </w:r>
    </w:p>
    <w:p w14:paraId="62179986" w14:textId="77777777" w:rsidR="005B187E" w:rsidRDefault="005B187E" w:rsidP="005B187E">
      <w:pPr>
        <w:ind w:firstLine="480"/>
        <w:rPr>
          <w:rFonts w:ascii="新宋体" w:eastAsia="新宋体"/>
          <w:noProof/>
        </w:rPr>
      </w:pPr>
    </w:p>
    <w:p w14:paraId="09BED949" w14:textId="77777777" w:rsidR="00C15A31" w:rsidRPr="007B3FE2" w:rsidRDefault="00C15A31" w:rsidP="00C15A31">
      <w:pPr>
        <w:ind w:firstLine="480"/>
        <w:rPr>
          <w:rFonts w:ascii="新宋体" w:eastAsia="新宋体"/>
          <w:b/>
          <w:bCs/>
          <w:noProof/>
        </w:rPr>
      </w:pPr>
      <w:r w:rsidRPr="007B3FE2">
        <w:rPr>
          <w:rFonts w:ascii="Verdana" w:hAnsi="Verdana"/>
          <w:b/>
          <w:bCs/>
          <w:color w:val="444444"/>
          <w:lang w:val="en"/>
        </w:rPr>
        <w:t>Description</w:t>
      </w:r>
    </w:p>
    <w:p w14:paraId="79A27B3D" w14:textId="3C0F872C" w:rsidR="00C15A31" w:rsidRDefault="00B61D25" w:rsidP="00C15A31">
      <w:pPr>
        <w:ind w:firstLine="480"/>
        <w:rPr>
          <w:rFonts w:ascii="新宋体" w:eastAsia="新宋体"/>
          <w:noProof/>
        </w:rPr>
      </w:pPr>
      <w:r>
        <w:rPr>
          <w:rFonts w:ascii="新宋体" w:eastAsia="新宋体"/>
          <w:b/>
          <w:noProof/>
        </w:rPr>
        <w:t>GetConnectConfig</w:t>
      </w:r>
      <w:r w:rsidR="00C15A31">
        <w:rPr>
          <w:rFonts w:ascii="新宋体" w:eastAsia="新宋体" w:hint="eastAsia"/>
          <w:noProof/>
        </w:rPr>
        <w:t>函数</w:t>
      </w:r>
      <w:r w:rsidR="007165A2">
        <w:rPr>
          <w:rFonts w:ascii="新宋体" w:eastAsia="新宋体" w:hint="eastAsia"/>
          <w:noProof/>
        </w:rPr>
        <w:t>从数据库表Connect中，</w:t>
      </w:r>
      <w:r w:rsidR="00C15A31">
        <w:rPr>
          <w:rFonts w:ascii="新宋体" w:eastAsia="新宋体" w:hint="eastAsia"/>
          <w:noProof/>
        </w:rPr>
        <w:t>获取</w:t>
      </w:r>
      <w:r w:rsidR="007165A2">
        <w:rPr>
          <w:rFonts w:ascii="新宋体" w:eastAsia="新宋体" w:hint="eastAsia"/>
          <w:noProof/>
        </w:rPr>
        <w:t>名字为serverN</w:t>
      </w:r>
      <w:r w:rsidR="007165A2">
        <w:rPr>
          <w:rFonts w:ascii="新宋体" w:eastAsia="新宋体"/>
          <w:noProof/>
        </w:rPr>
        <w:t>ame</w:t>
      </w:r>
      <w:r w:rsidR="007165A2">
        <w:rPr>
          <w:rFonts w:ascii="新宋体" w:eastAsia="新宋体" w:hint="eastAsia"/>
          <w:noProof/>
        </w:rPr>
        <w:t>的服务器连接</w:t>
      </w:r>
      <w:r w:rsidR="00C15A31">
        <w:rPr>
          <w:rFonts w:ascii="新宋体" w:eastAsia="新宋体" w:hint="eastAsia"/>
          <w:noProof/>
        </w:rPr>
        <w:t>信息。</w:t>
      </w:r>
    </w:p>
    <w:p w14:paraId="3D6EE43D" w14:textId="77777777" w:rsidR="007749FA" w:rsidRDefault="007749FA" w:rsidP="00C15A31">
      <w:pPr>
        <w:ind w:firstLine="480"/>
        <w:rPr>
          <w:rFonts w:ascii="新宋体" w:eastAsia="新宋体"/>
          <w:noProof/>
        </w:rPr>
      </w:pPr>
    </w:p>
    <w:p w14:paraId="695EDC6D" w14:textId="6A307396" w:rsidR="00C15A31" w:rsidRDefault="00C15A31" w:rsidP="00C15A31">
      <w:pPr>
        <w:ind w:firstLine="480"/>
        <w:rPr>
          <w:rFonts w:ascii="新宋体" w:eastAsia="新宋体"/>
          <w:noProof/>
        </w:rPr>
      </w:pPr>
      <w:r>
        <w:rPr>
          <w:rFonts w:ascii="新宋体" w:eastAsia="新宋体" w:hint="eastAsia"/>
          <w:noProof/>
        </w:rPr>
        <w:t>返回类</w:t>
      </w:r>
      <w:r w:rsidR="007749FA">
        <w:rPr>
          <w:rFonts w:ascii="新宋体" w:eastAsia="新宋体" w:hint="eastAsia"/>
          <w:noProof/>
        </w:rPr>
        <w:t>Connect</w:t>
      </w:r>
      <w:r w:rsidR="007749FA">
        <w:rPr>
          <w:rFonts w:ascii="新宋体" w:eastAsia="新宋体"/>
          <w:noProof/>
        </w:rPr>
        <w:t>Config</w:t>
      </w:r>
      <w:r>
        <w:rPr>
          <w:rFonts w:ascii="新宋体" w:eastAsia="新宋体" w:hint="eastAsia"/>
          <w:noProof/>
        </w:rPr>
        <w:t>Result的数据成员及类型:</w:t>
      </w:r>
    </w:p>
    <w:p w14:paraId="773B38CE" w14:textId="3EE9BED9" w:rsidR="00C15A31" w:rsidRDefault="007B47FA" w:rsidP="00C15A31">
      <w:pPr>
        <w:ind w:firstLine="480"/>
        <w:rPr>
          <w:rFonts w:ascii="新宋体" w:eastAsia="新宋体"/>
          <w:noProof/>
        </w:rPr>
      </w:pPr>
      <w:r>
        <w:rPr>
          <w:rFonts w:ascii="新宋体" w:eastAsia="新宋体" w:hint="eastAsia"/>
          <w:noProof/>
        </w:rPr>
        <w:t>Connect</w:t>
      </w:r>
      <w:r>
        <w:rPr>
          <w:rFonts w:ascii="新宋体" w:eastAsia="新宋体"/>
          <w:noProof/>
        </w:rPr>
        <w:t>Config</w:t>
      </w:r>
      <w:r>
        <w:rPr>
          <w:rFonts w:ascii="新宋体" w:eastAsia="新宋体" w:hint="eastAsia"/>
          <w:noProof/>
        </w:rPr>
        <w:t>Type</w:t>
      </w:r>
      <w:r w:rsidR="00AF36B1">
        <w:rPr>
          <w:rFonts w:ascii="新宋体" w:eastAsia="新宋体"/>
          <w:noProof/>
        </w:rPr>
        <w:t xml:space="preserve"> </w:t>
      </w:r>
      <w:r>
        <w:rPr>
          <w:rFonts w:ascii="新宋体" w:eastAsia="新宋体" w:hint="eastAsia"/>
          <w:noProof/>
        </w:rPr>
        <w:t>connect</w:t>
      </w:r>
      <w:r>
        <w:rPr>
          <w:rFonts w:ascii="新宋体" w:eastAsia="新宋体"/>
          <w:noProof/>
        </w:rPr>
        <w:t>Config</w:t>
      </w:r>
      <w:r w:rsidR="00C15A31">
        <w:rPr>
          <w:rFonts w:ascii="新宋体" w:eastAsia="新宋体" w:hint="eastAsia"/>
          <w:noProof/>
        </w:rPr>
        <w:t>；</w:t>
      </w:r>
    </w:p>
    <w:p w14:paraId="35FF36AA" w14:textId="77777777" w:rsidR="00C15A31" w:rsidRDefault="00C15A31" w:rsidP="00C15A31">
      <w:pPr>
        <w:ind w:firstLine="480"/>
        <w:rPr>
          <w:rFonts w:ascii="新宋体" w:eastAsia="新宋体"/>
          <w:noProof/>
        </w:rPr>
      </w:pPr>
      <w:r>
        <w:rPr>
          <w:rFonts w:ascii="新宋体" w:eastAsia="新宋体" w:hint="eastAsia"/>
          <w:noProof/>
        </w:rPr>
        <w:t>String</w:t>
      </w:r>
      <w:r>
        <w:rPr>
          <w:rFonts w:ascii="新宋体" w:eastAsia="新宋体"/>
          <w:noProof/>
        </w:rPr>
        <w:t xml:space="preserve"> result</w:t>
      </w:r>
      <w:r>
        <w:rPr>
          <w:rFonts w:ascii="新宋体" w:eastAsia="新宋体" w:hint="eastAsia"/>
          <w:noProof/>
        </w:rPr>
        <w:t>；</w:t>
      </w:r>
    </w:p>
    <w:p w14:paraId="1AE0ED1B" w14:textId="77777777" w:rsidR="00C15A31" w:rsidRDefault="00C15A31" w:rsidP="00C15A31">
      <w:pPr>
        <w:ind w:firstLine="480"/>
        <w:rPr>
          <w:rFonts w:ascii="新宋体" w:eastAsia="新宋体"/>
          <w:noProof/>
        </w:rPr>
      </w:pPr>
    </w:p>
    <w:p w14:paraId="41F4D403" w14:textId="3518D174" w:rsidR="00C15A31" w:rsidRDefault="00C15A31" w:rsidP="00C15A31">
      <w:pPr>
        <w:ind w:firstLine="480"/>
        <w:rPr>
          <w:rFonts w:ascii="新宋体" w:eastAsia="新宋体"/>
          <w:noProof/>
        </w:rPr>
      </w:pPr>
      <w:r>
        <w:rPr>
          <w:rFonts w:ascii="新宋体" w:eastAsia="新宋体" w:hint="eastAsia"/>
          <w:noProof/>
        </w:rPr>
        <w:t>类</w:t>
      </w:r>
      <w:r w:rsidR="004D3AD8">
        <w:rPr>
          <w:rFonts w:ascii="新宋体" w:eastAsia="新宋体" w:hint="eastAsia"/>
          <w:noProof/>
        </w:rPr>
        <w:t>Connect</w:t>
      </w:r>
      <w:r w:rsidR="004D3AD8">
        <w:rPr>
          <w:rFonts w:ascii="新宋体" w:eastAsia="新宋体"/>
          <w:noProof/>
        </w:rPr>
        <w:t>Config</w:t>
      </w:r>
      <w:r>
        <w:rPr>
          <w:rFonts w:ascii="新宋体" w:eastAsia="新宋体" w:hint="eastAsia"/>
          <w:noProof/>
        </w:rPr>
        <w:t>Type的数据成员及类型：</w:t>
      </w:r>
    </w:p>
    <w:p w14:paraId="2089AF6D" w14:textId="112C3E6F" w:rsidR="00C15A31" w:rsidRDefault="00894F4E" w:rsidP="00C15A31">
      <w:pPr>
        <w:ind w:firstLine="480"/>
        <w:rPr>
          <w:rFonts w:ascii="新宋体" w:eastAsia="新宋体"/>
          <w:noProof/>
        </w:rPr>
      </w:pPr>
      <w:r>
        <w:rPr>
          <w:rFonts w:ascii="新宋体" w:eastAsia="新宋体"/>
          <w:noProof/>
        </w:rPr>
        <w:t>String(max_len=2</w:t>
      </w:r>
      <w:r w:rsidR="00C15A31">
        <w:rPr>
          <w:rFonts w:ascii="新宋体" w:eastAsia="新宋体"/>
          <w:noProof/>
        </w:rPr>
        <w:t xml:space="preserve">0) </w:t>
      </w:r>
      <w:r w:rsidR="00C36102">
        <w:rPr>
          <w:rFonts w:ascii="新宋体" w:eastAsia="新宋体"/>
          <w:noProof/>
        </w:rPr>
        <w:t>name</w:t>
      </w:r>
      <w:r w:rsidR="00C15A31">
        <w:rPr>
          <w:rFonts w:ascii="新宋体" w:eastAsia="新宋体" w:hint="eastAsia"/>
          <w:noProof/>
        </w:rPr>
        <w:t>;</w:t>
      </w:r>
    </w:p>
    <w:p w14:paraId="5D1BA177" w14:textId="5D603448" w:rsidR="00C15A31" w:rsidRDefault="00C36102" w:rsidP="00C15A31">
      <w:pPr>
        <w:ind w:firstLine="480"/>
        <w:rPr>
          <w:rFonts w:ascii="新宋体" w:eastAsia="新宋体"/>
          <w:noProof/>
        </w:rPr>
      </w:pPr>
      <w:r>
        <w:rPr>
          <w:rFonts w:ascii="新宋体" w:eastAsia="新宋体"/>
          <w:noProof/>
        </w:rPr>
        <w:t>String(max_len=50) host</w:t>
      </w:r>
      <w:r w:rsidR="00C15A31">
        <w:rPr>
          <w:rFonts w:ascii="新宋体" w:eastAsia="新宋体" w:hint="eastAsia"/>
          <w:noProof/>
        </w:rPr>
        <w:t>;</w:t>
      </w:r>
    </w:p>
    <w:p w14:paraId="080E4D44" w14:textId="4F3B2CBD" w:rsidR="00C15A31" w:rsidRDefault="00894F4E" w:rsidP="00C15A31">
      <w:pPr>
        <w:ind w:firstLine="480"/>
        <w:rPr>
          <w:rFonts w:ascii="新宋体" w:eastAsia="新宋体"/>
          <w:noProof/>
        </w:rPr>
      </w:pPr>
      <w:r>
        <w:rPr>
          <w:rFonts w:ascii="新宋体" w:eastAsia="新宋体"/>
          <w:noProof/>
        </w:rPr>
        <w:t>String(max_len=1</w:t>
      </w:r>
      <w:r w:rsidR="00C36102">
        <w:rPr>
          <w:rFonts w:ascii="新宋体" w:eastAsia="新宋体"/>
          <w:noProof/>
        </w:rPr>
        <w:t>0) port</w:t>
      </w:r>
      <w:r w:rsidR="00C15A31">
        <w:rPr>
          <w:rFonts w:ascii="新宋体" w:eastAsia="新宋体" w:hint="eastAsia"/>
          <w:noProof/>
        </w:rPr>
        <w:t>;</w:t>
      </w:r>
    </w:p>
    <w:p w14:paraId="27B6E6EC" w14:textId="5219676B" w:rsidR="00C15A31" w:rsidRDefault="00894F4E" w:rsidP="00C15A31">
      <w:pPr>
        <w:ind w:firstLine="480"/>
        <w:rPr>
          <w:rFonts w:ascii="新宋体" w:eastAsia="新宋体"/>
          <w:noProof/>
        </w:rPr>
      </w:pPr>
      <w:r>
        <w:rPr>
          <w:rFonts w:ascii="新宋体" w:eastAsia="新宋体"/>
          <w:noProof/>
        </w:rPr>
        <w:t>String(max_len=5</w:t>
      </w:r>
      <w:r w:rsidR="00C36102">
        <w:rPr>
          <w:rFonts w:ascii="新宋体" w:eastAsia="新宋体"/>
          <w:noProof/>
        </w:rPr>
        <w:t>0) user</w:t>
      </w:r>
      <w:r w:rsidR="00C15A31">
        <w:rPr>
          <w:rFonts w:ascii="新宋体" w:eastAsia="新宋体" w:hint="eastAsia"/>
          <w:noProof/>
        </w:rPr>
        <w:t>;</w:t>
      </w:r>
    </w:p>
    <w:p w14:paraId="2EC5AE92" w14:textId="1F9D491E" w:rsidR="00C15A31" w:rsidRDefault="00894F4E" w:rsidP="00C15A31">
      <w:pPr>
        <w:ind w:firstLine="480"/>
        <w:rPr>
          <w:rFonts w:ascii="新宋体" w:eastAsia="新宋体"/>
          <w:noProof/>
        </w:rPr>
      </w:pPr>
      <w:r>
        <w:rPr>
          <w:rFonts w:ascii="新宋体" w:eastAsia="新宋体"/>
          <w:noProof/>
        </w:rPr>
        <w:t>String(max_len=50</w:t>
      </w:r>
      <w:r w:rsidR="00C36102">
        <w:rPr>
          <w:rFonts w:ascii="新宋体" w:eastAsia="新宋体"/>
          <w:noProof/>
        </w:rPr>
        <w:t>) password</w:t>
      </w:r>
      <w:r w:rsidR="00C15A31">
        <w:rPr>
          <w:rFonts w:ascii="新宋体" w:eastAsia="新宋体" w:hint="eastAsia"/>
          <w:noProof/>
        </w:rPr>
        <w:t>;</w:t>
      </w:r>
    </w:p>
    <w:p w14:paraId="70C6F1C6" w14:textId="0BBF1C88" w:rsidR="00C15A31" w:rsidRDefault="00894F4E" w:rsidP="00C15A31">
      <w:pPr>
        <w:ind w:firstLine="480"/>
        <w:rPr>
          <w:rFonts w:ascii="新宋体" w:eastAsia="新宋体"/>
          <w:noProof/>
        </w:rPr>
      </w:pPr>
      <w:r>
        <w:rPr>
          <w:rFonts w:ascii="新宋体" w:eastAsia="新宋体"/>
          <w:noProof/>
        </w:rPr>
        <w:t>String(max_len=1</w:t>
      </w:r>
      <w:r w:rsidR="00C36102">
        <w:rPr>
          <w:rFonts w:ascii="新宋体" w:eastAsia="新宋体"/>
          <w:noProof/>
        </w:rPr>
        <w:t>0) timeout</w:t>
      </w:r>
      <w:r w:rsidR="00C15A31">
        <w:rPr>
          <w:rFonts w:ascii="新宋体" w:eastAsia="新宋体" w:hint="eastAsia"/>
          <w:noProof/>
        </w:rPr>
        <w:t>;</w:t>
      </w:r>
      <w:r w:rsidR="00C36102">
        <w:rPr>
          <w:rFonts w:ascii="新宋体" w:eastAsia="新宋体"/>
          <w:noProof/>
        </w:rPr>
        <w:t xml:space="preserve">  #</w:t>
      </w:r>
      <w:r w:rsidR="00C36102">
        <w:rPr>
          <w:rFonts w:ascii="新宋体" w:eastAsia="新宋体" w:hint="eastAsia"/>
          <w:noProof/>
        </w:rPr>
        <w:t xml:space="preserve"> 可以为空</w:t>
      </w:r>
    </w:p>
    <w:p w14:paraId="0A09C160" w14:textId="1C3C5A98" w:rsidR="00C15A31" w:rsidRDefault="00894F4E" w:rsidP="00C15A31">
      <w:pPr>
        <w:ind w:firstLine="480"/>
        <w:rPr>
          <w:rFonts w:ascii="新宋体" w:eastAsia="新宋体"/>
          <w:noProof/>
        </w:rPr>
      </w:pPr>
      <w:r>
        <w:rPr>
          <w:rFonts w:ascii="新宋体" w:eastAsia="新宋体"/>
          <w:noProof/>
        </w:rPr>
        <w:t>String(max_len=512</w:t>
      </w:r>
      <w:r w:rsidR="00C36102">
        <w:rPr>
          <w:rFonts w:ascii="新宋体" w:eastAsia="新宋体"/>
          <w:noProof/>
        </w:rPr>
        <w:t>) absoluteDirPath</w:t>
      </w:r>
      <w:r w:rsidR="00C15A31">
        <w:rPr>
          <w:rFonts w:ascii="新宋体" w:eastAsia="新宋体" w:hint="eastAsia"/>
          <w:noProof/>
        </w:rPr>
        <w:t>;</w:t>
      </w:r>
    </w:p>
    <w:p w14:paraId="547B7C85" w14:textId="251537C4" w:rsidR="00894F4E" w:rsidRDefault="00894F4E" w:rsidP="00894F4E">
      <w:pPr>
        <w:ind w:firstLine="480"/>
        <w:rPr>
          <w:rFonts w:ascii="新宋体" w:eastAsia="新宋体"/>
          <w:noProof/>
        </w:rPr>
      </w:pPr>
      <w:r>
        <w:rPr>
          <w:rFonts w:ascii="新宋体" w:eastAsia="新宋体"/>
          <w:noProof/>
        </w:rPr>
        <w:t>String(max_len=512</w:t>
      </w:r>
      <w:r w:rsidR="00C36102">
        <w:rPr>
          <w:rFonts w:ascii="新宋体" w:eastAsia="新宋体"/>
          <w:noProof/>
        </w:rPr>
        <w:t>) description</w:t>
      </w:r>
      <w:r>
        <w:rPr>
          <w:rFonts w:ascii="新宋体" w:eastAsia="新宋体" w:hint="eastAsia"/>
          <w:noProof/>
        </w:rPr>
        <w:t>;</w:t>
      </w:r>
    </w:p>
    <w:p w14:paraId="0E60699A" w14:textId="77777777" w:rsidR="00C15A31" w:rsidRDefault="00C15A31" w:rsidP="00C15A31">
      <w:pPr>
        <w:rPr>
          <w:rFonts w:ascii="新宋体" w:eastAsia="新宋体"/>
          <w:noProof/>
        </w:rPr>
      </w:pPr>
    </w:p>
    <w:p w14:paraId="23BFF497" w14:textId="77777777" w:rsidR="00C15A31" w:rsidRPr="007B3FE2" w:rsidRDefault="00C15A31" w:rsidP="00C15A31">
      <w:pPr>
        <w:ind w:firstLine="480"/>
        <w:rPr>
          <w:rFonts w:ascii="新宋体" w:eastAsia="新宋体"/>
          <w:b/>
          <w:bCs/>
          <w:noProof/>
        </w:rPr>
      </w:pPr>
      <w:r w:rsidRPr="007B3FE2">
        <w:rPr>
          <w:rFonts w:ascii="Verdana" w:hAnsi="Verdana"/>
          <w:b/>
          <w:bCs/>
          <w:color w:val="444444"/>
          <w:lang w:val="en"/>
        </w:rPr>
        <w:t>Return Value</w:t>
      </w:r>
    </w:p>
    <w:p w14:paraId="16170ED0" w14:textId="0EF25FC6" w:rsidR="00C15A31" w:rsidRDefault="00C15A31" w:rsidP="00C15A31">
      <w:pPr>
        <w:ind w:firstLine="480"/>
        <w:rPr>
          <w:rFonts w:ascii="新宋体" w:eastAsia="新宋体"/>
          <w:noProof/>
        </w:rPr>
      </w:pPr>
      <w:r>
        <w:rPr>
          <w:rFonts w:ascii="新宋体" w:eastAsia="新宋体" w:hint="eastAsia"/>
          <w:noProof/>
        </w:rPr>
        <w:t>返回类型</w:t>
      </w:r>
      <w:r w:rsidR="00992F9F">
        <w:rPr>
          <w:rFonts w:ascii="新宋体" w:eastAsia="新宋体" w:hint="eastAsia"/>
          <w:noProof/>
        </w:rPr>
        <w:t>Connect</w:t>
      </w:r>
      <w:r w:rsidR="00992F9F">
        <w:rPr>
          <w:rFonts w:ascii="新宋体" w:eastAsia="新宋体"/>
          <w:noProof/>
        </w:rPr>
        <w:t>Config</w:t>
      </w:r>
      <w:r w:rsidR="00992F9F">
        <w:rPr>
          <w:rFonts w:ascii="新宋体" w:eastAsia="新宋体" w:hint="eastAsia"/>
          <w:noProof/>
        </w:rPr>
        <w:t>Result</w:t>
      </w:r>
      <w:r>
        <w:rPr>
          <w:rFonts w:ascii="新宋体" w:eastAsia="新宋体" w:hint="eastAsia"/>
          <w:noProof/>
        </w:rPr>
        <w:t>的对象的</w:t>
      </w:r>
      <w:r w:rsidRPr="005B54D3">
        <w:rPr>
          <w:rFonts w:ascii="新宋体" w:eastAsia="新宋体" w:hint="eastAsia"/>
          <w:b/>
          <w:noProof/>
        </w:rPr>
        <w:t>result</w:t>
      </w:r>
      <w:r>
        <w:rPr>
          <w:rFonts w:ascii="新宋体" w:eastAsia="新宋体" w:hint="eastAsia"/>
          <w:noProof/>
        </w:rPr>
        <w:t>值为‘OK’，表示成功，获取到了</w:t>
      </w:r>
      <w:r w:rsidR="00992F9F" w:rsidRPr="00992F9F">
        <w:rPr>
          <w:rFonts w:ascii="新宋体" w:eastAsia="新宋体" w:hint="eastAsia"/>
          <w:b/>
          <w:noProof/>
        </w:rPr>
        <w:t>connect</w:t>
      </w:r>
      <w:r w:rsidR="00992F9F" w:rsidRPr="00992F9F">
        <w:rPr>
          <w:rFonts w:ascii="新宋体" w:eastAsia="新宋体"/>
          <w:b/>
          <w:noProof/>
        </w:rPr>
        <w:t>Config</w:t>
      </w:r>
      <w:r>
        <w:rPr>
          <w:rFonts w:ascii="新宋体" w:eastAsia="新宋体" w:hint="eastAsia"/>
          <w:noProof/>
        </w:rPr>
        <w:t>信息；如果是其它信息，表示失败，</w:t>
      </w:r>
      <w:r w:rsidR="00992F9F" w:rsidRPr="00992F9F">
        <w:rPr>
          <w:rFonts w:ascii="新宋体" w:eastAsia="新宋体" w:hint="eastAsia"/>
          <w:b/>
          <w:noProof/>
        </w:rPr>
        <w:t>connect</w:t>
      </w:r>
      <w:r w:rsidR="00992F9F" w:rsidRPr="00992F9F">
        <w:rPr>
          <w:rFonts w:ascii="新宋体" w:eastAsia="新宋体"/>
          <w:b/>
          <w:noProof/>
        </w:rPr>
        <w:t>Config</w:t>
      </w:r>
      <w:r>
        <w:rPr>
          <w:rFonts w:ascii="新宋体" w:eastAsia="新宋体" w:hint="eastAsia"/>
          <w:noProof/>
        </w:rPr>
        <w:t>值为空。</w:t>
      </w:r>
    </w:p>
    <w:p w14:paraId="0EC32F43" w14:textId="77777777" w:rsidR="005B187E" w:rsidRDefault="005B187E" w:rsidP="005B187E">
      <w:pPr>
        <w:ind w:firstLine="480"/>
      </w:pPr>
    </w:p>
    <w:p w14:paraId="70F8E7AB" w14:textId="77777777" w:rsidR="005B187E" w:rsidRPr="007B3FE2" w:rsidRDefault="005B187E" w:rsidP="005B187E">
      <w:pPr>
        <w:ind w:firstLine="480"/>
        <w:rPr>
          <w:rFonts w:ascii="Verdana" w:hAnsi="Verdana"/>
          <w:b/>
          <w:bCs/>
          <w:color w:val="444444"/>
          <w:lang w:val="en"/>
        </w:rPr>
      </w:pPr>
      <w:r w:rsidRPr="007B3FE2">
        <w:rPr>
          <w:rFonts w:ascii="Verdana" w:hAnsi="Verdana"/>
          <w:b/>
          <w:bCs/>
          <w:color w:val="444444"/>
          <w:lang w:val="en"/>
        </w:rPr>
        <w:t>Notes</w:t>
      </w:r>
    </w:p>
    <w:p w14:paraId="29ED5E51" w14:textId="77777777" w:rsidR="00BB1C0C" w:rsidRPr="00BB1C0C" w:rsidRDefault="00BB1C0C" w:rsidP="00BB1C0C">
      <w:pPr>
        <w:pStyle w:val="NormalIndent"/>
        <w:rPr>
          <w:lang w:eastAsia="zh-CN"/>
        </w:rPr>
      </w:pPr>
    </w:p>
    <w:p w14:paraId="3E651AEC" w14:textId="77777777" w:rsidR="00BB1C0C" w:rsidRDefault="00BB1C0C" w:rsidP="00F74E0A">
      <w:pPr>
        <w:pStyle w:val="NormalIndent"/>
        <w:rPr>
          <w:rFonts w:eastAsiaTheme="minorEastAsia"/>
          <w:lang w:eastAsia="zh-CN"/>
        </w:rPr>
      </w:pPr>
    </w:p>
    <w:p w14:paraId="4F24943C" w14:textId="77777777" w:rsidR="004625D4" w:rsidRDefault="004625D4" w:rsidP="00F74E0A">
      <w:pPr>
        <w:pStyle w:val="NormalIndent"/>
        <w:rPr>
          <w:rFonts w:eastAsiaTheme="minorEastAsia"/>
          <w:lang w:eastAsia="zh-CN"/>
        </w:rPr>
      </w:pPr>
    </w:p>
    <w:p w14:paraId="29BC95EC" w14:textId="0D2CA3B8" w:rsidR="004625D4" w:rsidRDefault="004625D4" w:rsidP="004A65E3">
      <w:pPr>
        <w:pStyle w:val="Heading2"/>
        <w:rPr>
          <w:lang w:eastAsia="zh-CN"/>
        </w:rPr>
      </w:pPr>
      <w:bookmarkStart w:id="233" w:name="_Toc12290860"/>
      <w:r>
        <w:rPr>
          <w:rFonts w:hint="eastAsia"/>
          <w:lang w:eastAsia="zh-CN"/>
        </w:rPr>
        <w:t>E</w:t>
      </w:r>
      <w:r w:rsidR="00AF0E8C">
        <w:rPr>
          <w:lang w:eastAsia="zh-CN"/>
        </w:rPr>
        <w:t>rror H</w:t>
      </w:r>
      <w:r w:rsidR="004A285E">
        <w:rPr>
          <w:rFonts w:hint="eastAsia"/>
          <w:lang w:eastAsia="zh-CN"/>
        </w:rPr>
        <w:t>and</w:t>
      </w:r>
      <w:r>
        <w:rPr>
          <w:lang w:eastAsia="zh-CN"/>
        </w:rPr>
        <w:t>le</w:t>
      </w:r>
      <w:bookmarkEnd w:id="233"/>
    </w:p>
    <w:p w14:paraId="6AD9664E" w14:textId="77777777" w:rsidR="004A65E3" w:rsidRPr="004A65E3" w:rsidRDefault="004A65E3" w:rsidP="004A65E3">
      <w:pPr>
        <w:pStyle w:val="NormalIndent"/>
        <w:rPr>
          <w:rFonts w:eastAsiaTheme="minorEastAsia"/>
          <w:lang w:eastAsia="zh-CN"/>
        </w:rPr>
      </w:pPr>
    </w:p>
    <w:tbl>
      <w:tblPr>
        <w:tblW w:w="10041" w:type="dxa"/>
        <w:tblInd w:w="528" w:type="dxa"/>
        <w:tblLayout w:type="fixed"/>
        <w:tblCellMar>
          <w:left w:w="28" w:type="dxa"/>
          <w:right w:w="28" w:type="dxa"/>
        </w:tblCellMar>
        <w:tblLook w:val="0000" w:firstRow="0" w:lastRow="0" w:firstColumn="0" w:lastColumn="0" w:noHBand="0" w:noVBand="0"/>
      </w:tblPr>
      <w:tblGrid>
        <w:gridCol w:w="2800"/>
        <w:gridCol w:w="7241"/>
      </w:tblGrid>
      <w:tr w:rsidR="004625D4" w:rsidRPr="00766442" w14:paraId="5F05F5E8" w14:textId="77777777" w:rsidTr="000A4DCB">
        <w:trPr>
          <w:trHeight w:val="600"/>
        </w:trPr>
        <w:tc>
          <w:tcPr>
            <w:tcW w:w="2800" w:type="dxa"/>
            <w:tcBorders>
              <w:top w:val="single" w:sz="4" w:space="0" w:color="auto"/>
              <w:left w:val="single" w:sz="4" w:space="0" w:color="auto"/>
              <w:bottom w:val="single" w:sz="4" w:space="0" w:color="auto"/>
              <w:right w:val="single" w:sz="4" w:space="0" w:color="auto"/>
            </w:tcBorders>
            <w:shd w:val="clear" w:color="auto" w:fill="C0C0C0"/>
            <w:noWrap/>
            <w:vAlign w:val="center"/>
          </w:tcPr>
          <w:p w14:paraId="20B42DC4" w14:textId="77777777" w:rsidR="004625D4" w:rsidRPr="002464FF" w:rsidRDefault="004625D4" w:rsidP="009E35C8">
            <w:pPr>
              <w:rPr>
                <w:rFonts w:asciiTheme="minorHAnsi" w:eastAsiaTheme="minorHAnsi" w:hAnsiTheme="minorHAnsi" w:cs="PMingLiU"/>
                <w:b/>
                <w:bCs/>
                <w:sz w:val="20"/>
                <w:szCs w:val="20"/>
              </w:rPr>
            </w:pPr>
            <w:r w:rsidRPr="002464FF">
              <w:rPr>
                <w:rFonts w:asciiTheme="minorHAnsi" w:eastAsiaTheme="minorHAnsi" w:hAnsiTheme="minorHAnsi" w:cs="PMingLiU"/>
                <w:b/>
                <w:bCs/>
                <w:sz w:val="20"/>
                <w:szCs w:val="20"/>
              </w:rPr>
              <w:t>Error Description</w:t>
            </w:r>
          </w:p>
        </w:tc>
        <w:tc>
          <w:tcPr>
            <w:tcW w:w="7241" w:type="dxa"/>
            <w:tcBorders>
              <w:top w:val="single" w:sz="4" w:space="0" w:color="auto"/>
              <w:left w:val="nil"/>
              <w:bottom w:val="single" w:sz="4" w:space="0" w:color="auto"/>
              <w:right w:val="single" w:sz="4" w:space="0" w:color="auto"/>
            </w:tcBorders>
            <w:shd w:val="clear" w:color="auto" w:fill="C0C0C0"/>
            <w:vAlign w:val="center"/>
          </w:tcPr>
          <w:p w14:paraId="5CE446E2" w14:textId="77777777" w:rsidR="004625D4" w:rsidRPr="002464FF" w:rsidRDefault="004625D4" w:rsidP="000A4DCB">
            <w:pPr>
              <w:jc w:val="center"/>
              <w:rPr>
                <w:rFonts w:asciiTheme="minorHAnsi" w:eastAsiaTheme="minorHAnsi" w:hAnsiTheme="minorHAnsi"/>
                <w:b/>
                <w:sz w:val="20"/>
                <w:szCs w:val="20"/>
              </w:rPr>
            </w:pPr>
            <w:r w:rsidRPr="002464FF">
              <w:rPr>
                <w:rFonts w:asciiTheme="minorHAnsi" w:eastAsiaTheme="minorHAnsi" w:hAnsiTheme="minorHAnsi" w:cs="PMingLiU"/>
                <w:b/>
                <w:bCs/>
                <w:sz w:val="20"/>
                <w:szCs w:val="20"/>
              </w:rPr>
              <w:t>Action</w:t>
            </w:r>
          </w:p>
        </w:tc>
      </w:tr>
      <w:tr w:rsidR="004625D4" w:rsidRPr="00766442" w14:paraId="38862A70" w14:textId="77777777" w:rsidTr="000A4DCB">
        <w:trPr>
          <w:trHeight w:val="330"/>
        </w:trPr>
        <w:tc>
          <w:tcPr>
            <w:tcW w:w="2800" w:type="dxa"/>
            <w:tcBorders>
              <w:top w:val="single" w:sz="4" w:space="0" w:color="auto"/>
              <w:left w:val="single" w:sz="4" w:space="0" w:color="auto"/>
              <w:bottom w:val="single" w:sz="4" w:space="0" w:color="auto"/>
              <w:right w:val="single" w:sz="4" w:space="0" w:color="auto"/>
            </w:tcBorders>
            <w:noWrap/>
            <w:vAlign w:val="center"/>
          </w:tcPr>
          <w:p w14:paraId="21186250" w14:textId="2EC9FD08" w:rsidR="004625D4" w:rsidRPr="00216163" w:rsidRDefault="00216163" w:rsidP="000A4DCB">
            <w:pPr>
              <w:rPr>
                <w:rFonts w:eastAsiaTheme="minorHAnsi"/>
              </w:rPr>
            </w:pPr>
            <w:r w:rsidRPr="00216163">
              <w:rPr>
                <w:rFonts w:asciiTheme="minorHAnsi" w:eastAsiaTheme="minorHAnsi" w:hAnsiTheme="minorHAnsi" w:cs="PMingLiU"/>
                <w:sz w:val="20"/>
                <w:szCs w:val="20"/>
              </w:rPr>
              <w:t xml:space="preserve">No, it isn't </w:t>
            </w:r>
            <w:proofErr w:type="spellStart"/>
            <w:r w:rsidRPr="00216163">
              <w:rPr>
                <w:rFonts w:asciiTheme="minorHAnsi" w:eastAsiaTheme="minorHAnsi" w:hAnsiTheme="minorHAnsi" w:cs="PMingLiU"/>
                <w:sz w:val="20"/>
                <w:szCs w:val="20"/>
              </w:rPr>
              <w:t>aoi</w:t>
            </w:r>
            <w:proofErr w:type="spellEnd"/>
            <w:r w:rsidRPr="00216163">
              <w:rPr>
                <w:rFonts w:asciiTheme="minorHAnsi" w:eastAsiaTheme="minorHAnsi" w:hAnsiTheme="minorHAnsi" w:cs="PMingLiU"/>
                <w:sz w:val="20"/>
                <w:szCs w:val="20"/>
              </w:rPr>
              <w:t xml:space="preserve"> Storage stage.</w:t>
            </w:r>
          </w:p>
        </w:tc>
        <w:tc>
          <w:tcPr>
            <w:tcW w:w="7241" w:type="dxa"/>
            <w:tcBorders>
              <w:top w:val="single" w:sz="4" w:space="0" w:color="auto"/>
              <w:left w:val="nil"/>
              <w:bottom w:val="single" w:sz="4" w:space="0" w:color="auto"/>
              <w:right w:val="single" w:sz="4" w:space="0" w:color="auto"/>
            </w:tcBorders>
            <w:noWrap/>
            <w:vAlign w:val="center"/>
          </w:tcPr>
          <w:p w14:paraId="6CC4C1FD" w14:textId="555E36BD" w:rsidR="004625D4" w:rsidRDefault="004F1C3A" w:rsidP="009E35C8">
            <w:pPr>
              <w:jc w:val="both"/>
              <w:rPr>
                <w:rFonts w:asciiTheme="minorHAnsi" w:eastAsiaTheme="minorHAnsi" w:hAnsiTheme="minorHAnsi" w:cs="PMingLiU"/>
                <w:sz w:val="20"/>
                <w:szCs w:val="20"/>
              </w:rPr>
            </w:pPr>
            <w:r>
              <w:rPr>
                <w:rFonts w:asciiTheme="minorHAnsi" w:eastAsiaTheme="minorHAnsi" w:hAnsiTheme="minorHAnsi" w:cs="PMingLiU" w:hint="eastAsia"/>
                <w:sz w:val="20"/>
                <w:szCs w:val="20"/>
              </w:rPr>
              <w:t>必须确保</w:t>
            </w:r>
            <w:proofErr w:type="spellStart"/>
            <w:r>
              <w:rPr>
                <w:rFonts w:asciiTheme="minorHAnsi" w:eastAsiaTheme="minorHAnsi" w:hAnsiTheme="minorHAnsi" w:cs="PMingLiU" w:hint="eastAsia"/>
                <w:sz w:val="20"/>
                <w:szCs w:val="20"/>
              </w:rPr>
              <w:t>stage</w:t>
            </w:r>
            <w:r w:rsidRPr="00544022">
              <w:rPr>
                <w:rFonts w:asciiTheme="minorHAnsi" w:eastAsiaTheme="minorHAnsi" w:hAnsiTheme="minorHAnsi" w:cs="PMingLiU"/>
                <w:sz w:val="20"/>
                <w:szCs w:val="20"/>
              </w:rPr>
              <w:t>Name</w:t>
            </w:r>
            <w:proofErr w:type="spellEnd"/>
            <w:r>
              <w:rPr>
                <w:rFonts w:asciiTheme="minorHAnsi" w:eastAsiaTheme="minorHAnsi" w:hAnsiTheme="minorHAnsi" w:cs="PMingLiU" w:hint="eastAsia"/>
                <w:sz w:val="20"/>
                <w:szCs w:val="20"/>
              </w:rPr>
              <w:t>是</w:t>
            </w:r>
            <w:r w:rsidR="009E35C8">
              <w:rPr>
                <w:rFonts w:asciiTheme="minorHAnsi" w:eastAsiaTheme="minorHAnsi" w:hAnsiTheme="minorHAnsi" w:cs="PMingLiU"/>
                <w:sz w:val="20"/>
                <w:szCs w:val="20"/>
              </w:rPr>
              <w:t>SMT_SPI_TOP</w:t>
            </w:r>
            <w:r w:rsidR="009E35C8">
              <w:rPr>
                <w:rFonts w:asciiTheme="minorHAnsi" w:eastAsiaTheme="minorHAnsi" w:hAnsiTheme="minorHAnsi" w:cs="PMingLiU" w:hint="eastAsia"/>
                <w:sz w:val="20"/>
                <w:szCs w:val="20"/>
              </w:rPr>
              <w:t>、SMT_SPI_BOT、</w:t>
            </w:r>
            <w:r w:rsidR="007D0FE2">
              <w:rPr>
                <w:rFonts w:asciiTheme="minorHAnsi" w:eastAsiaTheme="minorHAnsi" w:hAnsiTheme="minorHAnsi" w:cs="PMingLiU" w:hint="eastAsia"/>
                <w:sz w:val="20"/>
                <w:szCs w:val="20"/>
              </w:rPr>
              <w:t>SMT_AOI_TOP、SMT_AOI_BOT、DIP_AOI、DIP_AOI2_IPC_RUNIN、DIP_AOI2、FINAL_AOI、FA_AOI、AXI_OFFLINE_SAMPLINE和AXI_ON</w:t>
            </w:r>
            <w:r w:rsidR="007D0FE2">
              <w:rPr>
                <w:rFonts w:asciiTheme="minorHAnsi" w:eastAsiaTheme="minorHAnsi" w:hAnsiTheme="minorHAnsi" w:cs="PMingLiU"/>
                <w:sz w:val="20"/>
                <w:szCs w:val="20"/>
              </w:rPr>
              <w:t>LINE_DIP</w:t>
            </w:r>
          </w:p>
          <w:p w14:paraId="2CDD7576" w14:textId="0BDB07BE" w:rsidR="007D0FE2" w:rsidRPr="004F1C3A" w:rsidRDefault="007D0FE2" w:rsidP="009E35C8">
            <w:pPr>
              <w:jc w:val="both"/>
              <w:rPr>
                <w:rFonts w:asciiTheme="minorHAnsi" w:eastAsia="PMingLiU" w:hAnsiTheme="minorHAnsi"/>
                <w:sz w:val="20"/>
                <w:szCs w:val="20"/>
                <w:lang w:eastAsia="zh-TW"/>
              </w:rPr>
            </w:pPr>
          </w:p>
        </w:tc>
      </w:tr>
      <w:tr w:rsidR="00315BAA" w:rsidRPr="00766442" w14:paraId="3FF148C7" w14:textId="77777777" w:rsidTr="000A4DCB">
        <w:trPr>
          <w:trHeight w:val="330"/>
        </w:trPr>
        <w:tc>
          <w:tcPr>
            <w:tcW w:w="2800" w:type="dxa"/>
            <w:tcBorders>
              <w:top w:val="single" w:sz="4" w:space="0" w:color="auto"/>
              <w:left w:val="single" w:sz="4" w:space="0" w:color="auto"/>
              <w:bottom w:val="single" w:sz="4" w:space="0" w:color="auto"/>
              <w:right w:val="single" w:sz="4" w:space="0" w:color="auto"/>
            </w:tcBorders>
            <w:noWrap/>
            <w:vAlign w:val="center"/>
          </w:tcPr>
          <w:p w14:paraId="19608F75" w14:textId="77777777" w:rsidR="00544022" w:rsidRPr="00544022" w:rsidRDefault="00544022" w:rsidP="00544022">
            <w:pPr>
              <w:rPr>
                <w:rFonts w:asciiTheme="minorHAnsi" w:eastAsiaTheme="minorHAnsi" w:hAnsiTheme="minorHAnsi" w:cs="PMingLiU"/>
                <w:sz w:val="20"/>
                <w:szCs w:val="20"/>
              </w:rPr>
            </w:pPr>
            <w:r w:rsidRPr="00544022">
              <w:rPr>
                <w:rFonts w:asciiTheme="minorHAnsi" w:eastAsiaTheme="minorHAnsi" w:hAnsiTheme="minorHAnsi" w:cs="PMingLiU"/>
                <w:sz w:val="20"/>
                <w:szCs w:val="20"/>
              </w:rPr>
              <w:t xml:space="preserve">There isn't connect </w:t>
            </w:r>
            <w:proofErr w:type="spellStart"/>
            <w:r w:rsidRPr="00544022">
              <w:rPr>
                <w:rFonts w:asciiTheme="minorHAnsi" w:eastAsiaTheme="minorHAnsi" w:hAnsiTheme="minorHAnsi" w:cs="PMingLiU"/>
                <w:sz w:val="20"/>
                <w:szCs w:val="20"/>
              </w:rPr>
              <w:t>config</w:t>
            </w:r>
            <w:proofErr w:type="spellEnd"/>
            <w:r w:rsidRPr="00544022">
              <w:rPr>
                <w:rFonts w:asciiTheme="minorHAnsi" w:eastAsiaTheme="minorHAnsi" w:hAnsiTheme="minorHAnsi" w:cs="PMingLiU"/>
                <w:sz w:val="20"/>
                <w:szCs w:val="20"/>
              </w:rPr>
              <w:t xml:space="preserve"> of The Server Name %s." % (</w:t>
            </w:r>
            <w:proofErr w:type="spellStart"/>
            <w:r w:rsidRPr="00544022">
              <w:rPr>
                <w:rFonts w:asciiTheme="minorHAnsi" w:eastAsiaTheme="minorHAnsi" w:hAnsiTheme="minorHAnsi" w:cs="PMingLiU"/>
                <w:sz w:val="20"/>
                <w:szCs w:val="20"/>
              </w:rPr>
              <w:t>serverName</w:t>
            </w:r>
            <w:proofErr w:type="spellEnd"/>
            <w:r w:rsidRPr="00544022">
              <w:rPr>
                <w:rFonts w:asciiTheme="minorHAnsi" w:eastAsiaTheme="minorHAnsi" w:hAnsiTheme="minorHAnsi" w:cs="PMingLiU"/>
                <w:sz w:val="20"/>
                <w:szCs w:val="20"/>
              </w:rPr>
              <w:t>)</w:t>
            </w:r>
          </w:p>
          <w:p w14:paraId="626AF95A" w14:textId="3AA2FA13" w:rsidR="00315BAA" w:rsidRPr="002464FF" w:rsidRDefault="00315BAA" w:rsidP="00315BAA">
            <w:pPr>
              <w:rPr>
                <w:rFonts w:asciiTheme="minorHAnsi" w:eastAsiaTheme="minorHAnsi" w:hAnsiTheme="minorHAnsi" w:cs="PMingLiU"/>
                <w:sz w:val="20"/>
                <w:szCs w:val="20"/>
              </w:rPr>
            </w:pPr>
          </w:p>
        </w:tc>
        <w:tc>
          <w:tcPr>
            <w:tcW w:w="7241" w:type="dxa"/>
            <w:tcBorders>
              <w:top w:val="single" w:sz="4" w:space="0" w:color="auto"/>
              <w:left w:val="nil"/>
              <w:bottom w:val="single" w:sz="4" w:space="0" w:color="auto"/>
              <w:right w:val="single" w:sz="4" w:space="0" w:color="auto"/>
            </w:tcBorders>
            <w:noWrap/>
            <w:vAlign w:val="center"/>
          </w:tcPr>
          <w:p w14:paraId="3866BF97" w14:textId="234D2630" w:rsidR="00315BAA" w:rsidRPr="00544022" w:rsidRDefault="00544022" w:rsidP="00DA333E">
            <w:pPr>
              <w:rPr>
                <w:rFonts w:ascii="等线" w:eastAsia="等线" w:hAnsi="等线" w:cs="PMingLiU"/>
                <w:color w:val="000000"/>
                <w:sz w:val="20"/>
                <w:szCs w:val="20"/>
              </w:rPr>
            </w:pPr>
            <w:r>
              <w:rPr>
                <w:rFonts w:asciiTheme="minorHAnsi" w:eastAsiaTheme="minorHAnsi" w:hAnsiTheme="minorHAnsi" w:cs="PMingLiU" w:hint="eastAsia"/>
                <w:sz w:val="20"/>
                <w:szCs w:val="20"/>
              </w:rPr>
              <w:t>必须确保</w:t>
            </w:r>
            <w:proofErr w:type="spellStart"/>
            <w:r w:rsidRPr="00544022">
              <w:rPr>
                <w:rFonts w:asciiTheme="minorHAnsi" w:eastAsiaTheme="minorHAnsi" w:hAnsiTheme="minorHAnsi" w:cs="PMingLiU"/>
                <w:sz w:val="20"/>
                <w:szCs w:val="20"/>
              </w:rPr>
              <w:t>serverName</w:t>
            </w:r>
            <w:proofErr w:type="spellEnd"/>
            <w:r>
              <w:rPr>
                <w:rFonts w:asciiTheme="minorHAnsi" w:eastAsiaTheme="minorHAnsi" w:hAnsiTheme="minorHAnsi" w:cs="PMingLiU" w:hint="eastAsia"/>
                <w:sz w:val="20"/>
                <w:szCs w:val="20"/>
              </w:rPr>
              <w:t>是</w:t>
            </w:r>
            <w:proofErr w:type="spellStart"/>
            <w:r w:rsidR="00DA333E">
              <w:rPr>
                <w:rFonts w:asciiTheme="minorHAnsi" w:eastAsiaTheme="minorHAnsi" w:hAnsiTheme="minorHAnsi" w:cs="PMingLiU" w:hint="eastAsia"/>
                <w:sz w:val="20"/>
                <w:szCs w:val="20"/>
              </w:rPr>
              <w:t>AOIServer</w:t>
            </w:r>
            <w:proofErr w:type="spellEnd"/>
            <w:r w:rsidRPr="00544022">
              <w:rPr>
                <w:rFonts w:asciiTheme="minorHAnsi" w:eastAsiaTheme="minorHAnsi" w:hAnsiTheme="minorHAnsi" w:cs="PMingLiU" w:hint="eastAsia"/>
                <w:sz w:val="20"/>
                <w:szCs w:val="20"/>
              </w:rPr>
              <w:t>或者AOI3DXServer</w:t>
            </w:r>
          </w:p>
        </w:tc>
      </w:tr>
    </w:tbl>
    <w:p w14:paraId="6BF7610E" w14:textId="77777777" w:rsidR="004A65E3" w:rsidRPr="004625D4" w:rsidRDefault="004A65E3" w:rsidP="002464FF">
      <w:pPr>
        <w:pStyle w:val="NormalIndent"/>
        <w:ind w:left="0"/>
        <w:rPr>
          <w:rFonts w:eastAsiaTheme="minorEastAsia"/>
          <w:lang w:eastAsia="zh-CN"/>
        </w:rPr>
      </w:pPr>
    </w:p>
    <w:sectPr w:rsidR="004A65E3" w:rsidRPr="004625D4" w:rsidSect="00304C4C">
      <w:headerReference w:type="default" r:id="rId27"/>
      <w:headerReference w:type="first" r:id="rId28"/>
      <w:footerReference w:type="first" r:id="rId29"/>
      <w:pgSz w:w="11906" w:h="16838" w:code="9"/>
      <w:pgMar w:top="408" w:right="567" w:bottom="357" w:left="539" w:header="408" w:footer="823"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960A2E" w14:textId="77777777" w:rsidR="001042DD" w:rsidRDefault="001042DD" w:rsidP="002F0243">
      <w:r>
        <w:separator/>
      </w:r>
    </w:p>
  </w:endnote>
  <w:endnote w:type="continuationSeparator" w:id="0">
    <w:p w14:paraId="0AF1E99A" w14:textId="77777777" w:rsidR="001042DD" w:rsidRDefault="001042DD" w:rsidP="002F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新宋体">
    <w:altName w:val="NSimSun"/>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0E481" w14:textId="77777777" w:rsidR="00546BC2" w:rsidRPr="00FA5E9D" w:rsidRDefault="00546BC2">
    <w:pPr>
      <w:pStyle w:val="Footer"/>
      <w:rPr>
        <w:rFonts w:ascii="Arial Narrow" w:hAnsi="Arial Narrow"/>
        <w:color w:val="FFFFFF"/>
      </w:rPr>
    </w:pPr>
    <w:r w:rsidRPr="00FA5E9D">
      <w:rPr>
        <w:rFonts w:ascii="Arial Narrow" w:hAnsi="Arial Narrow"/>
        <w:noProof/>
        <w:color w:val="FFFFFF"/>
        <w:lang w:eastAsia="zh-CN"/>
      </w:rPr>
      <mc:AlternateContent>
        <mc:Choice Requires="wps">
          <w:drawing>
            <wp:anchor distT="0" distB="0" distL="114300" distR="114300" simplePos="0" relativeHeight="251660288" behindDoc="0" locked="0" layoutInCell="1" allowOverlap="1" wp14:anchorId="3220115F" wp14:editId="07777777">
              <wp:simplePos x="0" y="0"/>
              <wp:positionH relativeFrom="column">
                <wp:posOffset>0</wp:posOffset>
              </wp:positionH>
              <wp:positionV relativeFrom="paragraph">
                <wp:posOffset>50800</wp:posOffset>
              </wp:positionV>
              <wp:extent cx="6921500" cy="0"/>
              <wp:effectExtent l="9525" t="12700" r="12700" b="1587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6EAEDD9D">
            <v:line id="直接连接符 14"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0,4pt" to="545pt,4pt" w14:anchorId="3B5BE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"/>
          </w:pict>
        </mc:Fallback>
      </mc:AlternateContent>
    </w:r>
    <w:r w:rsidRPr="00FA5E9D">
      <w:rPr>
        <w:rFonts w:ascii="Arial Narrow" w:hAnsi="Arial Narrow"/>
        <w:color w:val="FFFFFF"/>
      </w:rPr>
      <w:t>Form No: 704-R01-0</w:t>
    </w:r>
    <w:r w:rsidRPr="00FA5E9D">
      <w:rPr>
        <w:rFonts w:ascii="Arial Narrow" w:hAnsi="Arial Narrow" w:hint="eastAsia"/>
        <w:color w:val="FFFFFF"/>
      </w:rPr>
      <w:t>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637D5" w14:textId="77777777" w:rsidR="00546BC2" w:rsidRPr="00FA5E9D" w:rsidRDefault="00546BC2">
    <w:pPr>
      <w:pStyle w:val="Footer"/>
      <w:rPr>
        <w:color w:val="FFFFFF"/>
      </w:rPr>
    </w:pPr>
    <w:r w:rsidRPr="00FA5E9D">
      <w:rPr>
        <w:rFonts w:ascii="Arial Narrow" w:hAnsi="Arial Narrow"/>
        <w:noProof/>
        <w:color w:val="FFFFFF"/>
        <w:lang w:eastAsia="zh-CN"/>
      </w:rPr>
      <mc:AlternateContent>
        <mc:Choice Requires="wps">
          <w:drawing>
            <wp:anchor distT="0" distB="0" distL="114300" distR="114300" simplePos="0" relativeHeight="251659264" behindDoc="0" locked="0" layoutInCell="1" allowOverlap="1" wp14:anchorId="64E49A9B" wp14:editId="07777777">
              <wp:simplePos x="0" y="0"/>
              <wp:positionH relativeFrom="column">
                <wp:posOffset>3175</wp:posOffset>
              </wp:positionH>
              <wp:positionV relativeFrom="paragraph">
                <wp:posOffset>-19050</wp:posOffset>
              </wp:positionV>
              <wp:extent cx="6921500" cy="0"/>
              <wp:effectExtent l="12700" t="9525" r="9525" b="952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2BB9989B">
            <v:line id="直接连接符 13"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25pt,-1.5pt" to="545.25pt,-1.5pt" w14:anchorId="4EDA4E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ZNQIAAEA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"/>
          </w:pict>
        </mc:Fallback>
      </mc:AlternateContent>
    </w:r>
    <w:r w:rsidRPr="00FA5E9D">
      <w:rPr>
        <w:rFonts w:ascii="Arial Narrow" w:hAnsi="Arial Narrow"/>
        <w:color w:val="FFFFFF"/>
      </w:rPr>
      <w:t>Form No: 704-R001-03(010719)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044EF" w14:textId="77777777" w:rsidR="00546BC2" w:rsidRPr="00FA5E9D" w:rsidRDefault="00546BC2">
    <w:pPr>
      <w:pStyle w:val="Footer"/>
      <w:rPr>
        <w:color w:val="FFFFFF"/>
      </w:rPr>
    </w:pPr>
    <w:r w:rsidRPr="00FA5E9D">
      <w:rPr>
        <w:rFonts w:ascii="Arial Narrow" w:hAnsi="Arial Narrow"/>
        <w:color w:val="FFFFFF"/>
      </w:rPr>
      <w:t>Form No: 704-R001-03(010719)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DF42CD" w14:textId="77777777" w:rsidR="001042DD" w:rsidRDefault="001042DD" w:rsidP="002F0243">
      <w:r>
        <w:separator/>
      </w:r>
    </w:p>
  </w:footnote>
  <w:footnote w:type="continuationSeparator" w:id="0">
    <w:p w14:paraId="37AC0A17" w14:textId="77777777" w:rsidR="001042DD" w:rsidRDefault="001042DD" w:rsidP="002F0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ook w:val="0000" w:firstRow="0" w:lastRow="0" w:firstColumn="0" w:lastColumn="0" w:noHBand="0" w:noVBand="0"/>
    </w:tblPr>
    <w:tblGrid>
      <w:gridCol w:w="618"/>
      <w:gridCol w:w="2784"/>
      <w:gridCol w:w="6410"/>
    </w:tblGrid>
    <w:tr w:rsidR="00546BC2" w14:paraId="6B40E7A7" w14:textId="77777777" w:rsidTr="7986CB39">
      <w:trPr>
        <w:cantSplit/>
      </w:trPr>
      <w:tc>
        <w:tcPr>
          <w:tcW w:w="656" w:type="dxa"/>
          <w:vMerge w:val="restart"/>
        </w:tcPr>
        <w:p w14:paraId="3FFF7D4A" w14:textId="77777777" w:rsidR="00546BC2" w:rsidRDefault="00546BC2" w:rsidP="002F0243">
          <w:r>
            <w:rPr>
              <w:noProof/>
            </w:rPr>
            <w:drawing>
              <wp:inline distT="0" distB="0" distL="0" distR="0" wp14:anchorId="130C7CA8" wp14:editId="48505E9A">
                <wp:extent cx="279400" cy="1092200"/>
                <wp:effectExtent l="0" t="0" r="6350" b="0"/>
                <wp:docPr id="1268349057" name="Picture 1268349057"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287B69A3" w14:textId="77777777" w:rsidR="00546BC2" w:rsidRDefault="00546BC2"/>
      </w:tc>
      <w:tc>
        <w:tcPr>
          <w:tcW w:w="6072" w:type="dxa"/>
        </w:tcPr>
        <w:p w14:paraId="63A0829D" w14:textId="77777777" w:rsidR="00546BC2" w:rsidRDefault="00546BC2">
          <w:pPr>
            <w:pStyle w:val="Header"/>
            <w:tabs>
              <w:tab w:val="clear" w:pos="4153"/>
              <w:tab w:val="clear" w:pos="8306"/>
            </w:tabs>
          </w:pPr>
        </w:p>
      </w:tc>
    </w:tr>
    <w:tr w:rsidR="00546BC2" w14:paraId="78B31B52" w14:textId="77777777" w:rsidTr="7986CB39">
      <w:trPr>
        <w:cantSplit/>
      </w:trPr>
      <w:tc>
        <w:tcPr>
          <w:tcW w:w="656" w:type="dxa"/>
          <w:vMerge/>
        </w:tcPr>
        <w:p w14:paraId="39CA8924" w14:textId="77777777" w:rsidR="00546BC2" w:rsidRDefault="00546BC2"/>
      </w:tc>
      <w:tc>
        <w:tcPr>
          <w:tcW w:w="3232" w:type="dxa"/>
        </w:tcPr>
        <w:p w14:paraId="1BB6F150" w14:textId="77777777" w:rsidR="00546BC2" w:rsidRDefault="00546BC2">
          <w:r>
            <w:object w:dxaOrig="2880" w:dyaOrig="870" w14:anchorId="4F3FB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3.2pt">
                <v:imagedata r:id="rId2" o:title=""/>
              </v:shape>
              <o:OLEObject Type="Embed" ProgID="CorelDRAW.Graphic.9" ShapeID="_x0000_i1025" DrawAspect="Content" ObjectID="_1637154652" r:id="rId3"/>
            </w:object>
          </w:r>
        </w:p>
      </w:tc>
      <w:tc>
        <w:tcPr>
          <w:tcW w:w="6072" w:type="dxa"/>
        </w:tcPr>
        <w:tbl>
          <w:tblPr>
            <w:tblW w:w="6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908"/>
          </w:tblGrid>
          <w:tr w:rsidR="00546BC2" w14:paraId="41FCA1B1" w14:textId="77777777" w:rsidTr="00100F9A">
            <w:trPr>
              <w:trHeight w:val="765"/>
            </w:trPr>
            <w:tc>
              <w:tcPr>
                <w:tcW w:w="6908" w:type="dxa"/>
                <w:shd w:val="clear" w:color="auto" w:fill="000000"/>
                <w:vAlign w:val="center"/>
              </w:tcPr>
              <w:p w14:paraId="558CEEFD" w14:textId="77777777" w:rsidR="00546BC2" w:rsidRPr="00782C32" w:rsidRDefault="00546BC2" w:rsidP="00E40190">
                <w:pPr>
                  <w:pStyle w:val="Heading3"/>
                  <w:numPr>
                    <w:ilvl w:val="0"/>
                    <w:numId w:val="0"/>
                  </w:numPr>
                </w:pPr>
                <w:r>
                  <w:rPr>
                    <w:rFonts w:hint="eastAsia"/>
                  </w:rPr>
                  <w:t>Product Internal</w:t>
                </w:r>
                <w:r w:rsidRPr="00782C32">
                  <w:rPr>
                    <w:rFonts w:hint="eastAsia"/>
                  </w:rPr>
                  <w:t xml:space="preserve"> Specification</w:t>
                </w:r>
              </w:p>
            </w:tc>
          </w:tr>
        </w:tbl>
        <w:p w14:paraId="04338875" w14:textId="77777777" w:rsidR="00546BC2" w:rsidRDefault="00546BC2">
          <w:pPr>
            <w:jc w:val="both"/>
          </w:pPr>
        </w:p>
      </w:tc>
    </w:tr>
    <w:tr w:rsidR="00546BC2" w14:paraId="2CCB938B" w14:textId="77777777" w:rsidTr="7986CB39">
      <w:trPr>
        <w:cantSplit/>
        <w:trHeight w:val="261"/>
      </w:trPr>
      <w:tc>
        <w:tcPr>
          <w:tcW w:w="656" w:type="dxa"/>
          <w:vMerge/>
        </w:tcPr>
        <w:p w14:paraId="796B98D5" w14:textId="77777777" w:rsidR="00546BC2" w:rsidRDefault="00546BC2"/>
      </w:tc>
      <w:tc>
        <w:tcPr>
          <w:tcW w:w="3232" w:type="dxa"/>
        </w:tcPr>
        <w:p w14:paraId="344BE600" w14:textId="77777777" w:rsidR="00546BC2" w:rsidRDefault="00546BC2"/>
      </w:tc>
      <w:tc>
        <w:tcPr>
          <w:tcW w:w="6072" w:type="dxa"/>
        </w:tcPr>
        <w:p w14:paraId="7EE3B4B9" w14:textId="77777777" w:rsidR="00546BC2" w:rsidRDefault="00546BC2"/>
      </w:tc>
    </w:tr>
  </w:tbl>
  <w:p w14:paraId="17D63EA2" w14:textId="77777777" w:rsidR="00546BC2" w:rsidRPr="002F0243" w:rsidRDefault="00546BC2" w:rsidP="002F024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8"/>
      <w:gridCol w:w="666"/>
      <w:gridCol w:w="3228"/>
      <w:gridCol w:w="1823"/>
      <w:gridCol w:w="3394"/>
      <w:gridCol w:w="1581"/>
    </w:tblGrid>
    <w:tr w:rsidR="00546BC2" w14:paraId="71E9947C" w14:textId="77777777" w:rsidTr="7986CB39">
      <w:trPr>
        <w:gridBefore w:val="1"/>
        <w:wBefore w:w="28" w:type="dxa"/>
        <w:cantSplit/>
      </w:trPr>
      <w:tc>
        <w:tcPr>
          <w:tcW w:w="656" w:type="dxa"/>
          <w:vMerge w:val="restart"/>
        </w:tcPr>
        <w:p w14:paraId="1413D853" w14:textId="77777777" w:rsidR="00546BC2" w:rsidRDefault="00546BC2">
          <w:pPr>
            <w:pStyle w:val="Header"/>
            <w:tabs>
              <w:tab w:val="clear" w:pos="4153"/>
              <w:tab w:val="clear" w:pos="8306"/>
            </w:tabs>
          </w:pPr>
          <w:r>
            <w:rPr>
              <w:noProof/>
              <w:lang w:eastAsia="zh-CN"/>
            </w:rPr>
            <w:drawing>
              <wp:inline distT="0" distB="0" distL="0" distR="0" wp14:anchorId="1F5609F4" wp14:editId="6D018810">
                <wp:extent cx="279400" cy="1092200"/>
                <wp:effectExtent l="0" t="0" r="6350" b="0"/>
                <wp:docPr id="1844530608" name="Picture 1844530608"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2A7A9836" w14:textId="77777777" w:rsidR="00546BC2" w:rsidRDefault="00546BC2"/>
      </w:tc>
      <w:tc>
        <w:tcPr>
          <w:tcW w:w="6912" w:type="dxa"/>
          <w:gridSpan w:val="3"/>
        </w:tcPr>
        <w:p w14:paraId="47CE7A2C" w14:textId="77777777" w:rsidR="00546BC2" w:rsidRDefault="00546BC2">
          <w:pPr>
            <w:pStyle w:val="Header"/>
            <w:tabs>
              <w:tab w:val="clear" w:pos="4153"/>
              <w:tab w:val="clear" w:pos="8306"/>
            </w:tabs>
          </w:pPr>
        </w:p>
      </w:tc>
    </w:tr>
    <w:tr w:rsidR="00546BC2" w14:paraId="02BF1F13" w14:textId="77777777" w:rsidTr="7986CB39">
      <w:trPr>
        <w:gridBefore w:val="1"/>
        <w:wBefore w:w="28" w:type="dxa"/>
        <w:cantSplit/>
      </w:trPr>
      <w:tc>
        <w:tcPr>
          <w:tcW w:w="656" w:type="dxa"/>
          <w:vMerge/>
        </w:tcPr>
        <w:p w14:paraId="2C7DA92C" w14:textId="77777777" w:rsidR="00546BC2" w:rsidRDefault="00546BC2"/>
      </w:tc>
      <w:tc>
        <w:tcPr>
          <w:tcW w:w="3232" w:type="dxa"/>
        </w:tcPr>
        <w:p w14:paraId="3F904CCB" w14:textId="77777777" w:rsidR="00546BC2" w:rsidRDefault="00546BC2">
          <w:r>
            <w:object w:dxaOrig="2880" w:dyaOrig="870" w14:anchorId="78610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in;height:43.2pt">
                <v:imagedata r:id="rId2" o:title=""/>
              </v:shape>
              <o:OLEObject Type="Embed" ProgID="CorelDRAW.Graphic.9" ShapeID="_x0000_i1026" DrawAspect="Content" ObjectID="_1637154653"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572"/>
          </w:tblGrid>
          <w:tr w:rsidR="00546BC2" w14:paraId="1288D266" w14:textId="77777777">
            <w:trPr>
              <w:trHeight w:val="765"/>
            </w:trPr>
            <w:tc>
              <w:tcPr>
                <w:tcW w:w="11737" w:type="dxa"/>
                <w:shd w:val="clear" w:color="auto" w:fill="000000"/>
                <w:vAlign w:val="center"/>
              </w:tcPr>
              <w:p w14:paraId="6BFFE6A1" w14:textId="77777777" w:rsidR="00546BC2" w:rsidRPr="00782C32" w:rsidRDefault="00546BC2" w:rsidP="00274041">
                <w:pPr>
                  <w:pStyle w:val="Heading3"/>
                  <w:numPr>
                    <w:ilvl w:val="0"/>
                    <w:numId w:val="0"/>
                  </w:numPr>
                </w:pPr>
                <w:r>
                  <w:rPr>
                    <w:rFonts w:hint="eastAsia"/>
                  </w:rPr>
                  <w:t>Product In</w:t>
                </w:r>
                <w:r w:rsidRPr="00782C32">
                  <w:rPr>
                    <w:rFonts w:hint="eastAsia"/>
                  </w:rPr>
                  <w:t>ternal Specifications</w:t>
                </w:r>
              </w:p>
            </w:tc>
          </w:tr>
        </w:tbl>
        <w:p w14:paraId="040360B8" w14:textId="77777777" w:rsidR="00546BC2" w:rsidRDefault="00546BC2">
          <w:pPr>
            <w:jc w:val="both"/>
          </w:pPr>
        </w:p>
      </w:tc>
    </w:tr>
    <w:tr w:rsidR="00546BC2" w14:paraId="17A1CA98" w14:textId="77777777" w:rsidTr="7986CB39">
      <w:trPr>
        <w:gridBefore w:val="1"/>
        <w:wBefore w:w="28" w:type="dxa"/>
        <w:cantSplit/>
        <w:trHeight w:val="125"/>
      </w:trPr>
      <w:tc>
        <w:tcPr>
          <w:tcW w:w="656" w:type="dxa"/>
          <w:vMerge/>
        </w:tcPr>
        <w:p w14:paraId="1A55251A" w14:textId="77777777" w:rsidR="00546BC2" w:rsidRDefault="00546BC2"/>
      </w:tc>
      <w:tc>
        <w:tcPr>
          <w:tcW w:w="3232" w:type="dxa"/>
        </w:tcPr>
        <w:p w14:paraId="4F6D2C48" w14:textId="77777777" w:rsidR="00546BC2" w:rsidRDefault="00546BC2"/>
      </w:tc>
      <w:tc>
        <w:tcPr>
          <w:tcW w:w="6912" w:type="dxa"/>
          <w:gridSpan w:val="3"/>
        </w:tcPr>
        <w:p w14:paraId="31F27C88" w14:textId="77777777" w:rsidR="00546BC2" w:rsidRDefault="00546BC2"/>
      </w:tc>
    </w:tr>
    <w:tr w:rsidR="00546BC2" w:rsidRPr="007B480C" w14:paraId="55D1202A"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top w:val="single" w:sz="4" w:space="0" w:color="auto"/>
            <w:left w:val="nil"/>
            <w:right w:val="single" w:sz="4" w:space="0" w:color="auto"/>
          </w:tcBorders>
        </w:tcPr>
        <w:p w14:paraId="09A3F7BE" w14:textId="2B50308B" w:rsidR="00546BC2" w:rsidRPr="007B480C" w:rsidRDefault="00546BC2" w:rsidP="00304C4C">
          <w:pPr>
            <w:spacing w:line="320" w:lineRule="exact"/>
            <w:rPr>
              <w:rFonts w:ascii="Arial Unicode MS" w:eastAsia="Arial Unicode MS" w:hAnsi="Arial Unicode MS" w:cs="Arial Unicode MS"/>
              <w:color w:val="000000"/>
              <w:sz w:val="20"/>
              <w:szCs w:val="20"/>
            </w:rPr>
          </w:pPr>
          <w:r w:rsidRPr="007B480C">
            <w:rPr>
              <w:rFonts w:ascii="Arial Unicode MS" w:eastAsia="Arial Unicode MS" w:hAnsi="Arial Unicode MS" w:cs="Arial Unicode MS"/>
              <w:sz w:val="20"/>
              <w:szCs w:val="20"/>
            </w:rPr>
            <w:t>Subject:</w:t>
          </w:r>
          <w:r w:rsidRPr="007B480C">
            <w:rPr>
              <w:rFonts w:ascii="Arial Unicode MS" w:eastAsia="Arial Unicode MS" w:hAnsi="Arial Unicode MS" w:cs="Arial Unicode MS" w:hint="eastAsia"/>
              <w:color w:val="000000"/>
              <w:sz w:val="20"/>
              <w:szCs w:val="20"/>
            </w:rPr>
            <w:t xml:space="preserve"> </w:t>
          </w:r>
          <w:r>
            <w:rPr>
              <w:rFonts w:ascii="Arial" w:hAnsi="Arial" w:cs="Arial"/>
              <w:color w:val="000000"/>
              <w:sz w:val="20"/>
              <w:szCs w:val="20"/>
            </w:rPr>
            <w:t>AOI Storage System</w:t>
          </w:r>
        </w:p>
        <w:p w14:paraId="7C5378E8" w14:textId="77777777" w:rsidR="00546BC2" w:rsidRPr="007B480C" w:rsidRDefault="00546BC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hint="eastAsia"/>
              <w:sz w:val="20"/>
              <w:szCs w:val="20"/>
            </w:rPr>
            <w:t>Document classification:</w:t>
          </w:r>
          <w:r w:rsidRPr="007B480C">
            <w:rPr>
              <w:rFonts w:ascii="Arial Unicode MS" w:eastAsia="Arial Unicode MS" w:hAnsi="Arial Unicode MS" w:cs="Arial Unicode MS" w:hint="eastAsia"/>
              <w:color w:val="FF0000"/>
              <w:sz w:val="20"/>
              <w:szCs w:val="20"/>
            </w:rPr>
            <w:t xml:space="preserve"> Confidential</w:t>
          </w:r>
        </w:p>
      </w:tc>
      <w:tc>
        <w:tcPr>
          <w:tcW w:w="3444" w:type="dxa"/>
          <w:tcBorders>
            <w:top w:val="single" w:sz="4" w:space="0" w:color="auto"/>
            <w:left w:val="single" w:sz="4" w:space="0" w:color="auto"/>
            <w:bottom w:val="nil"/>
            <w:right w:val="single" w:sz="4" w:space="0" w:color="auto"/>
          </w:tcBorders>
        </w:tcPr>
        <w:p w14:paraId="1ECB658B" w14:textId="77777777" w:rsidR="00546BC2" w:rsidRPr="007B480C" w:rsidRDefault="00546BC2"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top w:val="single" w:sz="4" w:space="0" w:color="auto"/>
            <w:left w:val="single" w:sz="4" w:space="0" w:color="auto"/>
            <w:right w:val="nil"/>
          </w:tcBorders>
        </w:tcPr>
        <w:p w14:paraId="5D799B02" w14:textId="77777777" w:rsidR="00546BC2" w:rsidRPr="007B480C" w:rsidRDefault="00546BC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01</w:t>
          </w:r>
        </w:p>
      </w:tc>
    </w:tr>
    <w:tr w:rsidR="00546BC2" w:rsidRPr="007B480C" w14:paraId="53F687E0"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tcPr>
        <w:p w14:paraId="79B88F8C" w14:textId="77777777" w:rsidR="00546BC2" w:rsidRPr="007B480C" w:rsidRDefault="00546BC2">
          <w:pPr>
            <w:spacing w:line="320" w:lineRule="exact"/>
            <w:rPr>
              <w:rFonts w:ascii="Arial Unicode MS" w:eastAsia="Arial Unicode MS" w:hAnsi="Arial Unicode MS" w:cs="Arial Unicode MS"/>
              <w:sz w:val="20"/>
              <w:szCs w:val="20"/>
            </w:rPr>
          </w:pPr>
        </w:p>
      </w:tc>
      <w:tc>
        <w:tcPr>
          <w:tcW w:w="3444" w:type="dxa"/>
          <w:tcBorders>
            <w:top w:val="nil"/>
            <w:left w:val="single" w:sz="4" w:space="0" w:color="auto"/>
            <w:right w:val="single" w:sz="4" w:space="0" w:color="auto"/>
          </w:tcBorders>
        </w:tcPr>
        <w:p w14:paraId="43F5AF84" w14:textId="3994E6AD" w:rsidR="00546BC2" w:rsidRPr="007B480C" w:rsidRDefault="00546BC2"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2019/06/21</w:t>
          </w:r>
        </w:p>
      </w:tc>
      <w:tc>
        <w:tcPr>
          <w:tcW w:w="1603" w:type="dxa"/>
          <w:tcBorders>
            <w:top w:val="single" w:sz="4" w:space="0" w:color="auto"/>
            <w:left w:val="single" w:sz="4" w:space="0" w:color="auto"/>
            <w:right w:val="nil"/>
          </w:tcBorders>
        </w:tcPr>
        <w:p w14:paraId="05BE3C5F" w14:textId="30C7A0D6" w:rsidR="00546BC2" w:rsidRPr="007B480C" w:rsidRDefault="00546BC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PageNumber"/>
              <w:rFonts w:ascii="Arial Unicode MS" w:eastAsia="Arial Unicode MS" w:hAnsi="Arial Unicode MS" w:cs="Arial Unicode MS"/>
              <w:sz w:val="20"/>
              <w:szCs w:val="20"/>
            </w:rPr>
            <w:fldChar w:fldCharType="begin"/>
          </w:r>
          <w:r w:rsidRPr="007B480C">
            <w:rPr>
              <w:rStyle w:val="PageNumber"/>
              <w:rFonts w:ascii="Arial Unicode MS" w:eastAsia="Arial Unicode MS" w:hAnsi="Arial Unicode MS" w:cs="Arial Unicode MS"/>
              <w:sz w:val="20"/>
              <w:szCs w:val="20"/>
            </w:rPr>
            <w:instrText xml:space="preserve"> PAGE </w:instrText>
          </w:r>
          <w:r w:rsidRPr="007B480C">
            <w:rPr>
              <w:rStyle w:val="PageNumber"/>
              <w:rFonts w:ascii="Arial Unicode MS" w:eastAsia="Arial Unicode MS" w:hAnsi="Arial Unicode MS" w:cs="Arial Unicode MS"/>
              <w:sz w:val="20"/>
              <w:szCs w:val="20"/>
            </w:rPr>
            <w:fldChar w:fldCharType="separate"/>
          </w:r>
          <w:r w:rsidR="00CD3467">
            <w:rPr>
              <w:rStyle w:val="PageNumber"/>
              <w:rFonts w:ascii="Arial Unicode MS" w:eastAsia="Arial Unicode MS" w:hAnsi="Arial Unicode MS" w:cs="Arial Unicode MS"/>
              <w:noProof/>
              <w:sz w:val="20"/>
              <w:szCs w:val="20"/>
            </w:rPr>
            <w:t>6</w:t>
          </w:r>
          <w:r w:rsidRPr="007B480C">
            <w:rPr>
              <w:rStyle w:val="PageNumber"/>
              <w:rFonts w:ascii="Arial Unicode MS" w:eastAsia="Arial Unicode MS" w:hAnsi="Arial Unicode MS" w:cs="Arial Unicode MS"/>
              <w:sz w:val="20"/>
              <w:szCs w:val="20"/>
            </w:rPr>
            <w:fldChar w:fldCharType="end"/>
          </w:r>
          <w:r>
            <w:rPr>
              <w:rFonts w:ascii="Arial Unicode MS" w:eastAsia="Arial Unicode MS" w:hAnsi="Arial Unicode MS" w:cs="Arial Unicode MS"/>
              <w:sz w:val="20"/>
              <w:szCs w:val="20"/>
            </w:rPr>
            <w:t xml:space="preserve"> of 15</w:t>
          </w:r>
          <w:r w:rsidRPr="007B480C">
            <w:rPr>
              <w:rFonts w:ascii="Arial Unicode MS" w:eastAsia="Arial Unicode MS" w:hAnsi="Arial Unicode MS" w:cs="Arial Unicode MS"/>
              <w:sz w:val="20"/>
              <w:szCs w:val="20"/>
            </w:rPr>
            <w:t xml:space="preserve">  </w:t>
          </w:r>
        </w:p>
      </w:tc>
    </w:tr>
  </w:tbl>
  <w:p w14:paraId="145C11DD" w14:textId="77777777" w:rsidR="00546BC2" w:rsidRPr="002F0243" w:rsidRDefault="00546BC2" w:rsidP="002F024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8"/>
      <w:gridCol w:w="666"/>
      <w:gridCol w:w="3228"/>
      <w:gridCol w:w="1823"/>
      <w:gridCol w:w="3394"/>
      <w:gridCol w:w="1581"/>
    </w:tblGrid>
    <w:tr w:rsidR="00546BC2" w14:paraId="52E608EF" w14:textId="77777777" w:rsidTr="7986CB39">
      <w:trPr>
        <w:gridBefore w:val="1"/>
        <w:wBefore w:w="28" w:type="dxa"/>
        <w:cantSplit/>
      </w:trPr>
      <w:tc>
        <w:tcPr>
          <w:tcW w:w="656" w:type="dxa"/>
          <w:vMerge w:val="restart"/>
        </w:tcPr>
        <w:p w14:paraId="074E47F7" w14:textId="77777777" w:rsidR="00546BC2" w:rsidRDefault="00546BC2">
          <w:pPr>
            <w:pStyle w:val="Header"/>
            <w:tabs>
              <w:tab w:val="clear" w:pos="4153"/>
              <w:tab w:val="clear" w:pos="8306"/>
            </w:tabs>
          </w:pPr>
          <w:r>
            <w:rPr>
              <w:noProof/>
              <w:lang w:eastAsia="zh-CN"/>
            </w:rPr>
            <w:drawing>
              <wp:inline distT="0" distB="0" distL="0" distR="0" wp14:anchorId="6D60F868" wp14:editId="4C4BA6AA">
                <wp:extent cx="279400" cy="1092200"/>
                <wp:effectExtent l="0" t="0" r="6350" b="0"/>
                <wp:docPr id="1186303793" name="Picture 1186303793"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4A852BA6" w14:textId="77777777" w:rsidR="00546BC2" w:rsidRDefault="00546BC2"/>
      </w:tc>
      <w:tc>
        <w:tcPr>
          <w:tcW w:w="6912" w:type="dxa"/>
          <w:gridSpan w:val="3"/>
        </w:tcPr>
        <w:p w14:paraId="1299FC03" w14:textId="77777777" w:rsidR="00546BC2" w:rsidRDefault="00546BC2">
          <w:pPr>
            <w:pStyle w:val="Header"/>
            <w:tabs>
              <w:tab w:val="clear" w:pos="4153"/>
              <w:tab w:val="clear" w:pos="8306"/>
            </w:tabs>
          </w:pPr>
        </w:p>
      </w:tc>
    </w:tr>
    <w:tr w:rsidR="00546BC2" w14:paraId="43361D0C" w14:textId="77777777" w:rsidTr="7986CB39">
      <w:trPr>
        <w:gridBefore w:val="1"/>
        <w:wBefore w:w="28" w:type="dxa"/>
        <w:cantSplit/>
      </w:trPr>
      <w:tc>
        <w:tcPr>
          <w:tcW w:w="656" w:type="dxa"/>
          <w:vMerge/>
        </w:tcPr>
        <w:p w14:paraId="53508331" w14:textId="77777777" w:rsidR="00546BC2" w:rsidRDefault="00546BC2"/>
      </w:tc>
      <w:tc>
        <w:tcPr>
          <w:tcW w:w="3232" w:type="dxa"/>
        </w:tcPr>
        <w:p w14:paraId="4C694B97" w14:textId="77777777" w:rsidR="00546BC2" w:rsidRDefault="00546BC2">
          <w:r>
            <w:object w:dxaOrig="2880" w:dyaOrig="870" w14:anchorId="7A73F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in;height:43.2pt">
                <v:imagedata r:id="rId2" o:title=""/>
              </v:shape>
              <o:OLEObject Type="Embed" ProgID="CorelDRAW.Graphic.9" ShapeID="_x0000_i1027" DrawAspect="Content" ObjectID="_1637154654"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572"/>
          </w:tblGrid>
          <w:tr w:rsidR="00546BC2" w14:paraId="4AF19C83" w14:textId="77777777">
            <w:trPr>
              <w:trHeight w:val="765"/>
            </w:trPr>
            <w:tc>
              <w:tcPr>
                <w:tcW w:w="11737" w:type="dxa"/>
                <w:shd w:val="clear" w:color="auto" w:fill="000000"/>
                <w:vAlign w:val="center"/>
              </w:tcPr>
              <w:p w14:paraId="1616D3ED" w14:textId="77777777" w:rsidR="00546BC2" w:rsidRPr="00782C32" w:rsidRDefault="00546BC2" w:rsidP="00274041">
                <w:pPr>
                  <w:pStyle w:val="Heading3"/>
                  <w:numPr>
                    <w:ilvl w:val="0"/>
                    <w:numId w:val="0"/>
                  </w:numPr>
                </w:pPr>
                <w:r>
                  <w:rPr>
                    <w:rFonts w:hint="eastAsia"/>
                  </w:rPr>
                  <w:t>Product In</w:t>
                </w:r>
                <w:r w:rsidRPr="00782C32">
                  <w:rPr>
                    <w:rFonts w:hint="eastAsia"/>
                  </w:rPr>
                  <w:t>ternal Specifications</w:t>
                </w:r>
              </w:p>
            </w:tc>
          </w:tr>
        </w:tbl>
        <w:p w14:paraId="5EB26D91" w14:textId="77777777" w:rsidR="00546BC2" w:rsidRDefault="00546BC2">
          <w:pPr>
            <w:jc w:val="both"/>
          </w:pPr>
        </w:p>
      </w:tc>
    </w:tr>
    <w:tr w:rsidR="00546BC2" w14:paraId="3BC8F9AD" w14:textId="77777777" w:rsidTr="7986CB39">
      <w:trPr>
        <w:gridBefore w:val="1"/>
        <w:wBefore w:w="28" w:type="dxa"/>
        <w:cantSplit/>
        <w:trHeight w:val="409"/>
      </w:trPr>
      <w:tc>
        <w:tcPr>
          <w:tcW w:w="656" w:type="dxa"/>
          <w:vMerge/>
        </w:tcPr>
        <w:p w14:paraId="18D160CB" w14:textId="77777777" w:rsidR="00546BC2" w:rsidRDefault="00546BC2"/>
      </w:tc>
      <w:tc>
        <w:tcPr>
          <w:tcW w:w="3232" w:type="dxa"/>
        </w:tcPr>
        <w:p w14:paraId="61AC30FB" w14:textId="77777777" w:rsidR="00546BC2" w:rsidRDefault="00546BC2"/>
      </w:tc>
      <w:tc>
        <w:tcPr>
          <w:tcW w:w="6912" w:type="dxa"/>
          <w:gridSpan w:val="3"/>
        </w:tcPr>
        <w:p w14:paraId="26B1A375" w14:textId="77777777" w:rsidR="00546BC2" w:rsidRDefault="00546BC2"/>
      </w:tc>
    </w:tr>
    <w:tr w:rsidR="00546BC2" w:rsidRPr="007B480C" w14:paraId="4EEA753F"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top w:val="single" w:sz="4" w:space="0" w:color="auto"/>
            <w:left w:val="nil"/>
            <w:right w:val="single" w:sz="4" w:space="0" w:color="auto"/>
          </w:tcBorders>
        </w:tcPr>
        <w:p w14:paraId="24F1F697" w14:textId="5DB901CD" w:rsidR="00546BC2" w:rsidRDefault="00546BC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Subject:</w:t>
          </w:r>
          <w:r w:rsidRPr="007B480C">
            <w:rPr>
              <w:rFonts w:ascii="Arial Unicode MS" w:eastAsia="Arial Unicode MS" w:hAnsi="Arial Unicode MS" w:cs="Arial Unicode MS" w:hint="eastAsia"/>
              <w:sz w:val="20"/>
              <w:szCs w:val="20"/>
            </w:rPr>
            <w:t xml:space="preserve"> </w:t>
          </w:r>
          <w:r>
            <w:rPr>
              <w:rFonts w:ascii="Arial" w:hAnsi="Arial" w:cs="Arial"/>
              <w:color w:val="000000"/>
              <w:sz w:val="20"/>
              <w:szCs w:val="20"/>
            </w:rPr>
            <w:t>AOI Storage System</w:t>
          </w:r>
        </w:p>
        <w:p w14:paraId="0A2EEDBC" w14:textId="77777777" w:rsidR="00546BC2" w:rsidRDefault="00546BC2" w:rsidP="001C4AE9">
          <w:pPr>
            <w:tabs>
              <w:tab w:val="left" w:pos="645"/>
            </w:tabs>
            <w:rPr>
              <w:rFonts w:ascii="Arial" w:hAnsi="Arial" w:cs="Arial"/>
              <w:sz w:val="20"/>
              <w:szCs w:val="20"/>
            </w:rPr>
          </w:pPr>
        </w:p>
        <w:p w14:paraId="0F815D99" w14:textId="084CED0E" w:rsidR="00546BC2" w:rsidRPr="001C4AE9" w:rsidRDefault="00546BC2" w:rsidP="001C4AE9">
          <w:pPr>
            <w:tabs>
              <w:tab w:val="left" w:pos="645"/>
            </w:tabs>
            <w:rPr>
              <w:rFonts w:ascii="Arial Unicode MS" w:eastAsia="Arial Unicode MS" w:hAnsi="Arial Unicode MS" w:cs="Arial Unicode MS"/>
              <w:sz w:val="20"/>
              <w:szCs w:val="20"/>
            </w:rPr>
          </w:pPr>
          <w:r w:rsidRPr="007B480C">
            <w:rPr>
              <w:rFonts w:ascii="Arial" w:hAnsi="Arial" w:cs="Arial"/>
              <w:sz w:val="20"/>
              <w:szCs w:val="20"/>
            </w:rPr>
            <w:t>Document classification:</w:t>
          </w:r>
          <w:r w:rsidRPr="007B480C">
            <w:rPr>
              <w:rFonts w:ascii="Arial" w:hAnsi="Arial" w:cs="Arial"/>
              <w:color w:val="FF0000"/>
              <w:sz w:val="20"/>
              <w:szCs w:val="20"/>
            </w:rPr>
            <w:t xml:space="preserve"> Confidential</w:t>
          </w:r>
        </w:p>
      </w:tc>
      <w:tc>
        <w:tcPr>
          <w:tcW w:w="3444" w:type="dxa"/>
          <w:tcBorders>
            <w:top w:val="single" w:sz="4" w:space="0" w:color="auto"/>
            <w:left w:val="single" w:sz="4" w:space="0" w:color="auto"/>
            <w:bottom w:val="nil"/>
            <w:right w:val="single" w:sz="4" w:space="0" w:color="auto"/>
          </w:tcBorders>
        </w:tcPr>
        <w:p w14:paraId="30EAF645" w14:textId="77777777" w:rsidR="00546BC2" w:rsidRPr="007B480C" w:rsidRDefault="00546BC2"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top w:val="single" w:sz="4" w:space="0" w:color="auto"/>
            <w:left w:val="single" w:sz="4" w:space="0" w:color="auto"/>
            <w:right w:val="nil"/>
          </w:tcBorders>
        </w:tcPr>
        <w:p w14:paraId="25424B23" w14:textId="77777777" w:rsidR="00546BC2" w:rsidRPr="007B480C" w:rsidRDefault="00546BC2">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w:t>
          </w:r>
          <w:r>
            <w:rPr>
              <w:rFonts w:ascii="Arial Unicode MS" w:eastAsia="Arial Unicode MS" w:hAnsi="Arial Unicode MS" w:cs="Arial Unicode MS"/>
              <w:sz w:val="20"/>
              <w:szCs w:val="20"/>
            </w:rPr>
            <w:t>1</w:t>
          </w:r>
        </w:p>
      </w:tc>
    </w:tr>
    <w:tr w:rsidR="00546BC2" w:rsidRPr="007B480C" w14:paraId="445BC277"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Height w:val="50"/>
      </w:trPr>
      <w:tc>
        <w:tcPr>
          <w:tcW w:w="5781" w:type="dxa"/>
          <w:gridSpan w:val="4"/>
          <w:vMerge/>
        </w:tcPr>
        <w:p w14:paraId="211FC6EA" w14:textId="77777777" w:rsidR="00546BC2" w:rsidRPr="007B480C" w:rsidRDefault="00546BC2">
          <w:pPr>
            <w:spacing w:line="320" w:lineRule="exact"/>
            <w:rPr>
              <w:rFonts w:ascii="Arial Unicode MS" w:eastAsia="Arial Unicode MS" w:hAnsi="Arial Unicode MS" w:cs="Arial Unicode MS"/>
              <w:sz w:val="20"/>
              <w:szCs w:val="20"/>
            </w:rPr>
          </w:pPr>
        </w:p>
      </w:tc>
      <w:tc>
        <w:tcPr>
          <w:tcW w:w="3444" w:type="dxa"/>
          <w:tcBorders>
            <w:top w:val="nil"/>
            <w:left w:val="single" w:sz="4" w:space="0" w:color="auto"/>
            <w:right w:val="single" w:sz="4" w:space="0" w:color="auto"/>
          </w:tcBorders>
        </w:tcPr>
        <w:p w14:paraId="6BE3237B" w14:textId="16BCC79B" w:rsidR="00546BC2" w:rsidRPr="007B480C" w:rsidRDefault="00546BC2"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sz w:val="20"/>
              <w:szCs w:val="20"/>
            </w:rPr>
            <w:t xml:space="preserve"> 2019/06/21</w:t>
          </w:r>
        </w:p>
      </w:tc>
      <w:tc>
        <w:tcPr>
          <w:tcW w:w="1603" w:type="dxa"/>
          <w:tcBorders>
            <w:top w:val="single" w:sz="4" w:space="0" w:color="auto"/>
            <w:left w:val="single" w:sz="4" w:space="0" w:color="auto"/>
            <w:right w:val="nil"/>
          </w:tcBorders>
        </w:tcPr>
        <w:p w14:paraId="3DBDC4C1" w14:textId="40C5143A" w:rsidR="00546BC2" w:rsidRPr="007B480C" w:rsidRDefault="00546BC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PageNumber"/>
              <w:rFonts w:ascii="Arial Unicode MS" w:eastAsia="Arial Unicode MS" w:hAnsi="Arial Unicode MS" w:cs="Arial Unicode MS"/>
              <w:sz w:val="20"/>
              <w:szCs w:val="20"/>
            </w:rPr>
            <w:fldChar w:fldCharType="begin"/>
          </w:r>
          <w:r w:rsidRPr="007B480C">
            <w:rPr>
              <w:rStyle w:val="PageNumber"/>
              <w:rFonts w:ascii="Arial Unicode MS" w:eastAsia="Arial Unicode MS" w:hAnsi="Arial Unicode MS" w:cs="Arial Unicode MS"/>
              <w:sz w:val="20"/>
              <w:szCs w:val="20"/>
            </w:rPr>
            <w:instrText xml:space="preserve"> PAGE </w:instrText>
          </w:r>
          <w:r w:rsidRPr="007B480C">
            <w:rPr>
              <w:rStyle w:val="PageNumber"/>
              <w:rFonts w:ascii="Arial Unicode MS" w:eastAsia="Arial Unicode MS" w:hAnsi="Arial Unicode MS" w:cs="Arial Unicode MS"/>
              <w:sz w:val="20"/>
              <w:szCs w:val="20"/>
            </w:rPr>
            <w:fldChar w:fldCharType="separate"/>
          </w:r>
          <w:r w:rsidR="00CD3467">
            <w:rPr>
              <w:rStyle w:val="PageNumber"/>
              <w:rFonts w:ascii="Arial Unicode MS" w:eastAsia="Arial Unicode MS" w:hAnsi="Arial Unicode MS" w:cs="Arial Unicode MS"/>
              <w:noProof/>
              <w:sz w:val="20"/>
              <w:szCs w:val="20"/>
            </w:rPr>
            <w:t>2</w:t>
          </w:r>
          <w:r w:rsidRPr="007B480C">
            <w:rPr>
              <w:rStyle w:val="PageNumber"/>
              <w:rFonts w:ascii="Arial Unicode MS" w:eastAsia="Arial Unicode MS" w:hAnsi="Arial Unicode MS" w:cs="Arial Unicode MS"/>
              <w:sz w:val="20"/>
              <w:szCs w:val="20"/>
            </w:rPr>
            <w:fldChar w:fldCharType="end"/>
          </w:r>
          <w:r w:rsidRPr="007B480C">
            <w:rPr>
              <w:rFonts w:ascii="Arial Unicode MS" w:eastAsia="Arial Unicode MS" w:hAnsi="Arial Unicode MS" w:cs="Arial Unicode MS"/>
              <w:sz w:val="20"/>
              <w:szCs w:val="20"/>
            </w:rPr>
            <w:t xml:space="preserve"> of </w:t>
          </w:r>
          <w:r>
            <w:rPr>
              <w:rFonts w:ascii="Arial Unicode MS" w:eastAsia="Arial Unicode MS" w:hAnsi="Arial Unicode MS" w:cs="Arial Unicode MS" w:hint="eastAsia"/>
              <w:sz w:val="20"/>
              <w:szCs w:val="20"/>
            </w:rPr>
            <w:t>13</w:t>
          </w:r>
          <w:r w:rsidRPr="007B480C">
            <w:rPr>
              <w:rFonts w:ascii="Arial Unicode MS" w:eastAsia="Arial Unicode MS" w:hAnsi="Arial Unicode MS" w:cs="Arial Unicode MS"/>
              <w:sz w:val="20"/>
              <w:szCs w:val="20"/>
            </w:rPr>
            <w:t xml:space="preserve">   </w:t>
          </w:r>
        </w:p>
      </w:tc>
    </w:tr>
  </w:tbl>
  <w:p w14:paraId="764ED501" w14:textId="77777777" w:rsidR="00546BC2" w:rsidRPr="006559D7" w:rsidRDefault="00546BC2" w:rsidP="006559D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193C"/>
    <w:multiLevelType w:val="hybridMultilevel"/>
    <w:tmpl w:val="5E0443C4"/>
    <w:lvl w:ilvl="0" w:tplc="04090005">
      <w:start w:val="1"/>
      <w:numFmt w:val="bullet"/>
      <w:lvlText w:val=""/>
      <w:lvlJc w:val="left"/>
      <w:pPr>
        <w:ind w:left="960" w:hanging="480"/>
      </w:pPr>
      <w:rPr>
        <w:rFonts w:ascii="Wingdings" w:hAnsi="Wingdings" w:hint="default"/>
      </w:rPr>
    </w:lvl>
    <w:lvl w:ilvl="1" w:tplc="FCE20D52">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E7F0330"/>
    <w:multiLevelType w:val="multilevel"/>
    <w:tmpl w:val="4BC2BB54"/>
    <w:styleLink w:val="2"/>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24665A0"/>
    <w:multiLevelType w:val="hybridMultilevel"/>
    <w:tmpl w:val="F544E260"/>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3FD347C"/>
    <w:multiLevelType w:val="hybridMultilevel"/>
    <w:tmpl w:val="5CC6A0D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15:restartNumberingAfterBreak="0">
    <w:nsid w:val="3E0A47D1"/>
    <w:multiLevelType w:val="hybridMultilevel"/>
    <w:tmpl w:val="9D00A500"/>
    <w:lvl w:ilvl="0" w:tplc="FCE20D52">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15:restartNumberingAfterBreak="0">
    <w:nsid w:val="5F5636E8"/>
    <w:multiLevelType w:val="hybridMultilevel"/>
    <w:tmpl w:val="60F8854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66006CA7"/>
    <w:multiLevelType w:val="multilevel"/>
    <w:tmpl w:val="25C205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ubtitle"/>
      <w:lvlText w:val="%1.%2.%3"/>
      <w:lvlJc w:val="left"/>
      <w:pPr>
        <w:ind w:left="1418" w:hanging="567"/>
      </w:pPr>
      <w:rPr>
        <w:rFonts w:hint="eastAsia"/>
      </w:rPr>
    </w:lvl>
    <w:lvl w:ilvl="3">
      <w:start w:val="1"/>
      <w:numFmt w:val="none"/>
      <w:lvlText w:val="1.1.1.1"/>
      <w:lvlJc w:val="left"/>
      <w:pPr>
        <w:ind w:left="1984" w:hanging="708"/>
      </w:pPr>
      <w:rPr>
        <w:rFonts w:ascii="等线" w:eastAsia="等线" w:hAnsi="等线" w:hint="eastAsia"/>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6C306C9"/>
    <w:multiLevelType w:val="hybridMultilevel"/>
    <w:tmpl w:val="192C3262"/>
    <w:lvl w:ilvl="0" w:tplc="04090011">
      <w:start w:val="1"/>
      <w:numFmt w:val="upperLetter"/>
      <w:lvlText w:val="%1."/>
      <w:lvlJc w:val="left"/>
      <w:pPr>
        <w:ind w:left="1200" w:hanging="480"/>
      </w:pPr>
    </w:lvl>
    <w:lvl w:ilvl="1" w:tplc="0409000B">
      <w:start w:val="1"/>
      <w:numFmt w:val="bullet"/>
      <w:lvlText w:val=""/>
      <w:lvlJc w:val="left"/>
      <w:pPr>
        <w:ind w:left="1680" w:hanging="480"/>
      </w:pPr>
      <w:rPr>
        <w:rFonts w:ascii="Wingdings" w:hAnsi="Wingding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69466CB8"/>
    <w:multiLevelType w:val="multilevel"/>
    <w:tmpl w:val="7476667A"/>
    <w:lvl w:ilvl="0">
      <w:start w:val="1"/>
      <w:numFmt w:val="decimal"/>
      <w:pStyle w:val="Heading2"/>
      <w:lvlText w:val="%1"/>
      <w:lvlJc w:val="left"/>
      <w:pPr>
        <w:ind w:left="0" w:firstLine="0"/>
      </w:pPr>
      <w:rPr>
        <w:rFonts w:hint="eastAsia"/>
      </w:rPr>
    </w:lvl>
    <w:lvl w:ilvl="1">
      <w:start w:val="1"/>
      <w:numFmt w:val="decimal"/>
      <w:pStyle w:val="Heading3"/>
      <w:lvlText w:val="%1.%2"/>
      <w:lvlJc w:val="left"/>
      <w:pPr>
        <w:ind w:left="0" w:firstLine="0"/>
      </w:pPr>
      <w:rPr>
        <w:rFonts w:hint="eastAsia"/>
      </w:rPr>
    </w:lvl>
    <w:lvl w:ilvl="2">
      <w:start w:val="1"/>
      <w:numFmt w:val="decimal"/>
      <w:pStyle w:val="Heading4"/>
      <w:lvlText w:val="%1.%2.%3"/>
      <w:lvlJc w:val="left"/>
      <w:pPr>
        <w:ind w:left="0" w:firstLine="0"/>
      </w:pPr>
      <w:rPr>
        <w:rFonts w:hint="eastAsia"/>
      </w:rPr>
    </w:lvl>
    <w:lvl w:ilvl="3">
      <w:start w:val="1"/>
      <w:numFmt w:val="decimal"/>
      <w:pStyle w:val="Heading5"/>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6"/>
  </w:num>
  <w:num w:numId="2">
    <w:abstractNumId w:val="1"/>
  </w:num>
  <w:num w:numId="3">
    <w:abstractNumId w:val="8"/>
  </w:num>
  <w:num w:numId="4">
    <w:abstractNumId w:val="3"/>
  </w:num>
  <w:num w:numId="5">
    <w:abstractNumId w:val="5"/>
  </w:num>
  <w:num w:numId="6">
    <w:abstractNumId w:val="4"/>
  </w:num>
  <w:num w:numId="7">
    <w:abstractNumId w:val="0"/>
  </w:num>
  <w:num w:numId="8">
    <w:abstractNumId w:val="7"/>
  </w:num>
  <w:num w:numId="9">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 Kwok/WZS/Wistron">
    <w15:presenceInfo w15:providerId="AD" w15:userId="S-1-5-21-1209599712-1461700933-852523008-33686"/>
  </w15:person>
  <w15:person w15:author="Guangnai Wang/WZS/Wistron">
    <w15:presenceInfo w15:providerId="AD" w15:userId="S-1-5-21-1209599712-1461700933-852523008-71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E7B"/>
    <w:rsid w:val="0000219B"/>
    <w:rsid w:val="0000476F"/>
    <w:rsid w:val="000058CF"/>
    <w:rsid w:val="00011844"/>
    <w:rsid w:val="00016049"/>
    <w:rsid w:val="00020C26"/>
    <w:rsid w:val="000226EA"/>
    <w:rsid w:val="00022D0D"/>
    <w:rsid w:val="000275DC"/>
    <w:rsid w:val="000301C3"/>
    <w:rsid w:val="0003065F"/>
    <w:rsid w:val="00037E8E"/>
    <w:rsid w:val="0005176E"/>
    <w:rsid w:val="00054CF4"/>
    <w:rsid w:val="00055CF7"/>
    <w:rsid w:val="000624E8"/>
    <w:rsid w:val="00064C91"/>
    <w:rsid w:val="00065726"/>
    <w:rsid w:val="00067C67"/>
    <w:rsid w:val="00070450"/>
    <w:rsid w:val="00073372"/>
    <w:rsid w:val="00077952"/>
    <w:rsid w:val="000824A2"/>
    <w:rsid w:val="0008403A"/>
    <w:rsid w:val="00090CE8"/>
    <w:rsid w:val="00094963"/>
    <w:rsid w:val="00097C84"/>
    <w:rsid w:val="000A04B6"/>
    <w:rsid w:val="000A37C8"/>
    <w:rsid w:val="000A446E"/>
    <w:rsid w:val="000A478E"/>
    <w:rsid w:val="000A4DCB"/>
    <w:rsid w:val="000A7DD4"/>
    <w:rsid w:val="000B0273"/>
    <w:rsid w:val="000B1138"/>
    <w:rsid w:val="000B1E33"/>
    <w:rsid w:val="000B589A"/>
    <w:rsid w:val="000C199E"/>
    <w:rsid w:val="000C6994"/>
    <w:rsid w:val="000D0CBF"/>
    <w:rsid w:val="000D18D0"/>
    <w:rsid w:val="000D289F"/>
    <w:rsid w:val="000D61F4"/>
    <w:rsid w:val="000D6D03"/>
    <w:rsid w:val="000D7F74"/>
    <w:rsid w:val="000E24A4"/>
    <w:rsid w:val="000E2647"/>
    <w:rsid w:val="000E4999"/>
    <w:rsid w:val="000F39D2"/>
    <w:rsid w:val="00100F9A"/>
    <w:rsid w:val="00102E19"/>
    <w:rsid w:val="001042DD"/>
    <w:rsid w:val="00105BFF"/>
    <w:rsid w:val="00107850"/>
    <w:rsid w:val="001132C6"/>
    <w:rsid w:val="0011341F"/>
    <w:rsid w:val="001140F4"/>
    <w:rsid w:val="00125DBD"/>
    <w:rsid w:val="00133365"/>
    <w:rsid w:val="001359FE"/>
    <w:rsid w:val="001379B2"/>
    <w:rsid w:val="00140723"/>
    <w:rsid w:val="001414F6"/>
    <w:rsid w:val="00142A82"/>
    <w:rsid w:val="0014680A"/>
    <w:rsid w:val="00154893"/>
    <w:rsid w:val="00156E1D"/>
    <w:rsid w:val="00160FF2"/>
    <w:rsid w:val="00163176"/>
    <w:rsid w:val="00163C25"/>
    <w:rsid w:val="001652C1"/>
    <w:rsid w:val="001732D6"/>
    <w:rsid w:val="00175D76"/>
    <w:rsid w:val="001824ED"/>
    <w:rsid w:val="00184162"/>
    <w:rsid w:val="001853C1"/>
    <w:rsid w:val="00187686"/>
    <w:rsid w:val="001917A9"/>
    <w:rsid w:val="00191A25"/>
    <w:rsid w:val="00192FE1"/>
    <w:rsid w:val="001A2FE2"/>
    <w:rsid w:val="001A5855"/>
    <w:rsid w:val="001B0BCA"/>
    <w:rsid w:val="001B326A"/>
    <w:rsid w:val="001B76D4"/>
    <w:rsid w:val="001B7E21"/>
    <w:rsid w:val="001C1A1F"/>
    <w:rsid w:val="001C4AE9"/>
    <w:rsid w:val="001C5892"/>
    <w:rsid w:val="001C7D0F"/>
    <w:rsid w:val="001D3D2B"/>
    <w:rsid w:val="001E01EE"/>
    <w:rsid w:val="001E3A8D"/>
    <w:rsid w:val="001E3B9B"/>
    <w:rsid w:val="001E3FE3"/>
    <w:rsid w:val="001E6403"/>
    <w:rsid w:val="001E6764"/>
    <w:rsid w:val="001E79B1"/>
    <w:rsid w:val="001F252A"/>
    <w:rsid w:val="001F254D"/>
    <w:rsid w:val="001F340F"/>
    <w:rsid w:val="002008C1"/>
    <w:rsid w:val="00207F6F"/>
    <w:rsid w:val="002106FF"/>
    <w:rsid w:val="002135D5"/>
    <w:rsid w:val="00214F86"/>
    <w:rsid w:val="00216163"/>
    <w:rsid w:val="002161F9"/>
    <w:rsid w:val="00216E43"/>
    <w:rsid w:val="00217D15"/>
    <w:rsid w:val="0022125D"/>
    <w:rsid w:val="00221F40"/>
    <w:rsid w:val="002222B7"/>
    <w:rsid w:val="0022248B"/>
    <w:rsid w:val="002227CD"/>
    <w:rsid w:val="0022482F"/>
    <w:rsid w:val="00226B46"/>
    <w:rsid w:val="0022742C"/>
    <w:rsid w:val="002329A5"/>
    <w:rsid w:val="00232EA8"/>
    <w:rsid w:val="00233864"/>
    <w:rsid w:val="00237A03"/>
    <w:rsid w:val="00237F9A"/>
    <w:rsid w:val="0024109A"/>
    <w:rsid w:val="00242F93"/>
    <w:rsid w:val="00243133"/>
    <w:rsid w:val="002464FF"/>
    <w:rsid w:val="0025020D"/>
    <w:rsid w:val="0025045F"/>
    <w:rsid w:val="0025208A"/>
    <w:rsid w:val="002617CA"/>
    <w:rsid w:val="00262684"/>
    <w:rsid w:val="00262BA8"/>
    <w:rsid w:val="00263244"/>
    <w:rsid w:val="00267941"/>
    <w:rsid w:val="00273CA6"/>
    <w:rsid w:val="00273F3E"/>
    <w:rsid w:val="00274041"/>
    <w:rsid w:val="002770EC"/>
    <w:rsid w:val="00280614"/>
    <w:rsid w:val="0028138D"/>
    <w:rsid w:val="002849C8"/>
    <w:rsid w:val="00284BAA"/>
    <w:rsid w:val="002927E4"/>
    <w:rsid w:val="0029329C"/>
    <w:rsid w:val="002A0F05"/>
    <w:rsid w:val="002A2170"/>
    <w:rsid w:val="002A34DD"/>
    <w:rsid w:val="002A4BBC"/>
    <w:rsid w:val="002A5703"/>
    <w:rsid w:val="002B085E"/>
    <w:rsid w:val="002B3571"/>
    <w:rsid w:val="002C09B2"/>
    <w:rsid w:val="002C3107"/>
    <w:rsid w:val="002C3687"/>
    <w:rsid w:val="002C468E"/>
    <w:rsid w:val="002C49A8"/>
    <w:rsid w:val="002C53E4"/>
    <w:rsid w:val="002D24B6"/>
    <w:rsid w:val="002D36D5"/>
    <w:rsid w:val="002D6B04"/>
    <w:rsid w:val="002D7CE4"/>
    <w:rsid w:val="002E15FE"/>
    <w:rsid w:val="002E3F3D"/>
    <w:rsid w:val="002E7261"/>
    <w:rsid w:val="002F0243"/>
    <w:rsid w:val="002F102F"/>
    <w:rsid w:val="002F6E3A"/>
    <w:rsid w:val="002F71B5"/>
    <w:rsid w:val="00300559"/>
    <w:rsid w:val="0030280E"/>
    <w:rsid w:val="00304C4C"/>
    <w:rsid w:val="003066DE"/>
    <w:rsid w:val="00313933"/>
    <w:rsid w:val="00314195"/>
    <w:rsid w:val="003144FF"/>
    <w:rsid w:val="00315BAA"/>
    <w:rsid w:val="0031624D"/>
    <w:rsid w:val="00320105"/>
    <w:rsid w:val="00322632"/>
    <w:rsid w:val="00322C17"/>
    <w:rsid w:val="00323C16"/>
    <w:rsid w:val="0032688A"/>
    <w:rsid w:val="003270CC"/>
    <w:rsid w:val="003319E8"/>
    <w:rsid w:val="00332D16"/>
    <w:rsid w:val="00337BD9"/>
    <w:rsid w:val="00340A76"/>
    <w:rsid w:val="003411F8"/>
    <w:rsid w:val="00341F21"/>
    <w:rsid w:val="00342448"/>
    <w:rsid w:val="00347CA2"/>
    <w:rsid w:val="0035032A"/>
    <w:rsid w:val="003507E9"/>
    <w:rsid w:val="00351FEB"/>
    <w:rsid w:val="003520DB"/>
    <w:rsid w:val="00354166"/>
    <w:rsid w:val="00357ECA"/>
    <w:rsid w:val="003617E3"/>
    <w:rsid w:val="003638F3"/>
    <w:rsid w:val="00373DF9"/>
    <w:rsid w:val="003748AA"/>
    <w:rsid w:val="0037533A"/>
    <w:rsid w:val="00380213"/>
    <w:rsid w:val="0038137E"/>
    <w:rsid w:val="0039084B"/>
    <w:rsid w:val="00392DBB"/>
    <w:rsid w:val="00395E8A"/>
    <w:rsid w:val="00396872"/>
    <w:rsid w:val="003973FF"/>
    <w:rsid w:val="003A1A54"/>
    <w:rsid w:val="003A42C1"/>
    <w:rsid w:val="003A4622"/>
    <w:rsid w:val="003A760C"/>
    <w:rsid w:val="003B0448"/>
    <w:rsid w:val="003B10E3"/>
    <w:rsid w:val="003B2075"/>
    <w:rsid w:val="003B2D2F"/>
    <w:rsid w:val="003C07BC"/>
    <w:rsid w:val="003C1B1B"/>
    <w:rsid w:val="003C3613"/>
    <w:rsid w:val="003D3BD6"/>
    <w:rsid w:val="003D4CDF"/>
    <w:rsid w:val="003D648E"/>
    <w:rsid w:val="003D7AD4"/>
    <w:rsid w:val="003E3B8F"/>
    <w:rsid w:val="003E74DA"/>
    <w:rsid w:val="003F585E"/>
    <w:rsid w:val="003F5BF8"/>
    <w:rsid w:val="003F66DD"/>
    <w:rsid w:val="00401D13"/>
    <w:rsid w:val="004047BA"/>
    <w:rsid w:val="00406048"/>
    <w:rsid w:val="00407E3C"/>
    <w:rsid w:val="0041169E"/>
    <w:rsid w:val="0041590F"/>
    <w:rsid w:val="00417248"/>
    <w:rsid w:val="0041744F"/>
    <w:rsid w:val="0042002E"/>
    <w:rsid w:val="004200EB"/>
    <w:rsid w:val="004223D4"/>
    <w:rsid w:val="00425594"/>
    <w:rsid w:val="0042641A"/>
    <w:rsid w:val="00427629"/>
    <w:rsid w:val="00435D28"/>
    <w:rsid w:val="004362DE"/>
    <w:rsid w:val="00436A6A"/>
    <w:rsid w:val="0044405C"/>
    <w:rsid w:val="00446964"/>
    <w:rsid w:val="00451F7A"/>
    <w:rsid w:val="00452A51"/>
    <w:rsid w:val="00453569"/>
    <w:rsid w:val="004625A0"/>
    <w:rsid w:val="004625D4"/>
    <w:rsid w:val="004703BE"/>
    <w:rsid w:val="004709A3"/>
    <w:rsid w:val="00470BA6"/>
    <w:rsid w:val="00477B31"/>
    <w:rsid w:val="00480791"/>
    <w:rsid w:val="004851E5"/>
    <w:rsid w:val="00485F25"/>
    <w:rsid w:val="00486468"/>
    <w:rsid w:val="00493A29"/>
    <w:rsid w:val="00494927"/>
    <w:rsid w:val="004A285E"/>
    <w:rsid w:val="004A3610"/>
    <w:rsid w:val="004A4A44"/>
    <w:rsid w:val="004A65E3"/>
    <w:rsid w:val="004A78B3"/>
    <w:rsid w:val="004B2284"/>
    <w:rsid w:val="004B6C7A"/>
    <w:rsid w:val="004C01F7"/>
    <w:rsid w:val="004C2BE4"/>
    <w:rsid w:val="004C3D04"/>
    <w:rsid w:val="004D03E8"/>
    <w:rsid w:val="004D2595"/>
    <w:rsid w:val="004D3AD8"/>
    <w:rsid w:val="004D6467"/>
    <w:rsid w:val="004D78B1"/>
    <w:rsid w:val="004E3BD4"/>
    <w:rsid w:val="004E3D66"/>
    <w:rsid w:val="004F09BF"/>
    <w:rsid w:val="004F1695"/>
    <w:rsid w:val="004F1C3A"/>
    <w:rsid w:val="004F29B6"/>
    <w:rsid w:val="00500B79"/>
    <w:rsid w:val="00501495"/>
    <w:rsid w:val="005021D2"/>
    <w:rsid w:val="005022EF"/>
    <w:rsid w:val="00504F75"/>
    <w:rsid w:val="00520ACA"/>
    <w:rsid w:val="00523690"/>
    <w:rsid w:val="00526AA5"/>
    <w:rsid w:val="00531ECB"/>
    <w:rsid w:val="005339EE"/>
    <w:rsid w:val="0053412B"/>
    <w:rsid w:val="005354BE"/>
    <w:rsid w:val="00535ED4"/>
    <w:rsid w:val="005407A0"/>
    <w:rsid w:val="005425F3"/>
    <w:rsid w:val="00542B1C"/>
    <w:rsid w:val="00544022"/>
    <w:rsid w:val="00546BC2"/>
    <w:rsid w:val="005477F6"/>
    <w:rsid w:val="00551BF2"/>
    <w:rsid w:val="005544C6"/>
    <w:rsid w:val="00560BAB"/>
    <w:rsid w:val="0056136D"/>
    <w:rsid w:val="005652C3"/>
    <w:rsid w:val="00574118"/>
    <w:rsid w:val="0057655C"/>
    <w:rsid w:val="00581EA8"/>
    <w:rsid w:val="00583762"/>
    <w:rsid w:val="00584CD5"/>
    <w:rsid w:val="005908F9"/>
    <w:rsid w:val="005943FB"/>
    <w:rsid w:val="0059645E"/>
    <w:rsid w:val="00597441"/>
    <w:rsid w:val="005A0F60"/>
    <w:rsid w:val="005A3353"/>
    <w:rsid w:val="005A752C"/>
    <w:rsid w:val="005A7CC8"/>
    <w:rsid w:val="005B1835"/>
    <w:rsid w:val="005B187E"/>
    <w:rsid w:val="005B46E2"/>
    <w:rsid w:val="005C1333"/>
    <w:rsid w:val="005C6E61"/>
    <w:rsid w:val="005D5E10"/>
    <w:rsid w:val="005D6753"/>
    <w:rsid w:val="005E14E8"/>
    <w:rsid w:val="005E27D1"/>
    <w:rsid w:val="005E40BD"/>
    <w:rsid w:val="005E4345"/>
    <w:rsid w:val="005E44EF"/>
    <w:rsid w:val="005E45CF"/>
    <w:rsid w:val="005E69DE"/>
    <w:rsid w:val="005E6CD2"/>
    <w:rsid w:val="005E729D"/>
    <w:rsid w:val="005F0806"/>
    <w:rsid w:val="005F2F92"/>
    <w:rsid w:val="005F4813"/>
    <w:rsid w:val="005F576C"/>
    <w:rsid w:val="005F7508"/>
    <w:rsid w:val="00601CEF"/>
    <w:rsid w:val="0060450D"/>
    <w:rsid w:val="006064E1"/>
    <w:rsid w:val="00606C7F"/>
    <w:rsid w:val="0061146F"/>
    <w:rsid w:val="00616B9B"/>
    <w:rsid w:val="00616DCC"/>
    <w:rsid w:val="00620E18"/>
    <w:rsid w:val="00621660"/>
    <w:rsid w:val="00622687"/>
    <w:rsid w:val="00623922"/>
    <w:rsid w:val="0062539E"/>
    <w:rsid w:val="006302DE"/>
    <w:rsid w:val="00630372"/>
    <w:rsid w:val="00630C7D"/>
    <w:rsid w:val="006327C6"/>
    <w:rsid w:val="00636DE7"/>
    <w:rsid w:val="0064033C"/>
    <w:rsid w:val="00640DBB"/>
    <w:rsid w:val="00645A59"/>
    <w:rsid w:val="006475B2"/>
    <w:rsid w:val="006503C1"/>
    <w:rsid w:val="00651D56"/>
    <w:rsid w:val="006559D7"/>
    <w:rsid w:val="0066258A"/>
    <w:rsid w:val="00662EF9"/>
    <w:rsid w:val="006653B7"/>
    <w:rsid w:val="006711F2"/>
    <w:rsid w:val="006732DA"/>
    <w:rsid w:val="00676400"/>
    <w:rsid w:val="0067736B"/>
    <w:rsid w:val="00677FB5"/>
    <w:rsid w:val="006813DA"/>
    <w:rsid w:val="00681419"/>
    <w:rsid w:val="00681784"/>
    <w:rsid w:val="006856AD"/>
    <w:rsid w:val="00686F5A"/>
    <w:rsid w:val="0069244D"/>
    <w:rsid w:val="006926F4"/>
    <w:rsid w:val="00694F24"/>
    <w:rsid w:val="006964FA"/>
    <w:rsid w:val="00696F40"/>
    <w:rsid w:val="00697CEA"/>
    <w:rsid w:val="006A3BBE"/>
    <w:rsid w:val="006B60EB"/>
    <w:rsid w:val="006B6DF8"/>
    <w:rsid w:val="006C0BB1"/>
    <w:rsid w:val="006C3715"/>
    <w:rsid w:val="006C7219"/>
    <w:rsid w:val="006D1F47"/>
    <w:rsid w:val="006D53F7"/>
    <w:rsid w:val="006D7EAD"/>
    <w:rsid w:val="006E4ACE"/>
    <w:rsid w:val="006E5900"/>
    <w:rsid w:val="006E5C83"/>
    <w:rsid w:val="006F1D4F"/>
    <w:rsid w:val="006F3BE9"/>
    <w:rsid w:val="006F5BB0"/>
    <w:rsid w:val="006F5EFA"/>
    <w:rsid w:val="006F61A9"/>
    <w:rsid w:val="006F72B3"/>
    <w:rsid w:val="00700BCC"/>
    <w:rsid w:val="0071167C"/>
    <w:rsid w:val="00711B23"/>
    <w:rsid w:val="007164D8"/>
    <w:rsid w:val="007165A2"/>
    <w:rsid w:val="00724863"/>
    <w:rsid w:val="00726648"/>
    <w:rsid w:val="00743BAF"/>
    <w:rsid w:val="00744C36"/>
    <w:rsid w:val="007462C5"/>
    <w:rsid w:val="007500BB"/>
    <w:rsid w:val="00750B04"/>
    <w:rsid w:val="00756948"/>
    <w:rsid w:val="00756B41"/>
    <w:rsid w:val="00762DFB"/>
    <w:rsid w:val="00763DA3"/>
    <w:rsid w:val="00766ECB"/>
    <w:rsid w:val="00773CB8"/>
    <w:rsid w:val="00773FA6"/>
    <w:rsid w:val="007749FA"/>
    <w:rsid w:val="007762E1"/>
    <w:rsid w:val="007765B4"/>
    <w:rsid w:val="00776FE2"/>
    <w:rsid w:val="007807C8"/>
    <w:rsid w:val="00780DB1"/>
    <w:rsid w:val="00783ADE"/>
    <w:rsid w:val="00784073"/>
    <w:rsid w:val="00787507"/>
    <w:rsid w:val="00790B78"/>
    <w:rsid w:val="00790FC3"/>
    <w:rsid w:val="00792B9A"/>
    <w:rsid w:val="0079380A"/>
    <w:rsid w:val="00795C3D"/>
    <w:rsid w:val="007A05D7"/>
    <w:rsid w:val="007A1274"/>
    <w:rsid w:val="007A363E"/>
    <w:rsid w:val="007A6378"/>
    <w:rsid w:val="007B2ADB"/>
    <w:rsid w:val="007B310C"/>
    <w:rsid w:val="007B45F9"/>
    <w:rsid w:val="007B47FA"/>
    <w:rsid w:val="007B5638"/>
    <w:rsid w:val="007C1E3A"/>
    <w:rsid w:val="007C4137"/>
    <w:rsid w:val="007C6D7E"/>
    <w:rsid w:val="007D09DC"/>
    <w:rsid w:val="007D0FE2"/>
    <w:rsid w:val="007D1C25"/>
    <w:rsid w:val="007D2682"/>
    <w:rsid w:val="007D4257"/>
    <w:rsid w:val="007D79DE"/>
    <w:rsid w:val="007E04C7"/>
    <w:rsid w:val="007E4A1E"/>
    <w:rsid w:val="007E61ED"/>
    <w:rsid w:val="007F21FC"/>
    <w:rsid w:val="007F3472"/>
    <w:rsid w:val="007F396B"/>
    <w:rsid w:val="007F500F"/>
    <w:rsid w:val="007F6042"/>
    <w:rsid w:val="007F63FA"/>
    <w:rsid w:val="007F6F25"/>
    <w:rsid w:val="00801ED4"/>
    <w:rsid w:val="00805492"/>
    <w:rsid w:val="008106F1"/>
    <w:rsid w:val="00810CE1"/>
    <w:rsid w:val="0081636E"/>
    <w:rsid w:val="00820E14"/>
    <w:rsid w:val="00824954"/>
    <w:rsid w:val="00831205"/>
    <w:rsid w:val="008328F0"/>
    <w:rsid w:val="0083416D"/>
    <w:rsid w:val="00835923"/>
    <w:rsid w:val="008401F5"/>
    <w:rsid w:val="00842361"/>
    <w:rsid w:val="008432DD"/>
    <w:rsid w:val="00846878"/>
    <w:rsid w:val="0085160E"/>
    <w:rsid w:val="008529DE"/>
    <w:rsid w:val="00852FE9"/>
    <w:rsid w:val="0085686C"/>
    <w:rsid w:val="00856E7D"/>
    <w:rsid w:val="00860999"/>
    <w:rsid w:val="00863B1C"/>
    <w:rsid w:val="00864426"/>
    <w:rsid w:val="008673A7"/>
    <w:rsid w:val="00872A81"/>
    <w:rsid w:val="00872B1E"/>
    <w:rsid w:val="0087344E"/>
    <w:rsid w:val="00873C53"/>
    <w:rsid w:val="00881889"/>
    <w:rsid w:val="008821FB"/>
    <w:rsid w:val="00882CBF"/>
    <w:rsid w:val="0088378E"/>
    <w:rsid w:val="00886160"/>
    <w:rsid w:val="00894F4E"/>
    <w:rsid w:val="008950FB"/>
    <w:rsid w:val="008A2EF0"/>
    <w:rsid w:val="008A7983"/>
    <w:rsid w:val="008B5A8B"/>
    <w:rsid w:val="008C3728"/>
    <w:rsid w:val="008C4C34"/>
    <w:rsid w:val="008C5FF8"/>
    <w:rsid w:val="008C6BE0"/>
    <w:rsid w:val="008C75E5"/>
    <w:rsid w:val="008D1626"/>
    <w:rsid w:val="008D5405"/>
    <w:rsid w:val="008D7FC6"/>
    <w:rsid w:val="008E02D7"/>
    <w:rsid w:val="008E09FE"/>
    <w:rsid w:val="008E0EE8"/>
    <w:rsid w:val="008E6985"/>
    <w:rsid w:val="008F2CFB"/>
    <w:rsid w:val="008F397C"/>
    <w:rsid w:val="008F63D6"/>
    <w:rsid w:val="009065E2"/>
    <w:rsid w:val="00906FF3"/>
    <w:rsid w:val="00907C2C"/>
    <w:rsid w:val="009169E4"/>
    <w:rsid w:val="009244EF"/>
    <w:rsid w:val="009265F3"/>
    <w:rsid w:val="0093179D"/>
    <w:rsid w:val="0093421E"/>
    <w:rsid w:val="00936DBD"/>
    <w:rsid w:val="009416EB"/>
    <w:rsid w:val="00942413"/>
    <w:rsid w:val="00943534"/>
    <w:rsid w:val="0094437B"/>
    <w:rsid w:val="009458D5"/>
    <w:rsid w:val="009459A9"/>
    <w:rsid w:val="00951E72"/>
    <w:rsid w:val="00953C40"/>
    <w:rsid w:val="00954836"/>
    <w:rsid w:val="00957353"/>
    <w:rsid w:val="00960677"/>
    <w:rsid w:val="009632AA"/>
    <w:rsid w:val="00965C78"/>
    <w:rsid w:val="00971FF2"/>
    <w:rsid w:val="00976D8E"/>
    <w:rsid w:val="00981E7F"/>
    <w:rsid w:val="00984B62"/>
    <w:rsid w:val="00984D7C"/>
    <w:rsid w:val="00987567"/>
    <w:rsid w:val="009878D2"/>
    <w:rsid w:val="00992F9F"/>
    <w:rsid w:val="00993836"/>
    <w:rsid w:val="00993F84"/>
    <w:rsid w:val="009941F2"/>
    <w:rsid w:val="009A5848"/>
    <w:rsid w:val="009A65BD"/>
    <w:rsid w:val="009B3603"/>
    <w:rsid w:val="009B78CF"/>
    <w:rsid w:val="009C0F76"/>
    <w:rsid w:val="009D097E"/>
    <w:rsid w:val="009D1B07"/>
    <w:rsid w:val="009D30D2"/>
    <w:rsid w:val="009D5769"/>
    <w:rsid w:val="009D6194"/>
    <w:rsid w:val="009E084F"/>
    <w:rsid w:val="009E1E9A"/>
    <w:rsid w:val="009E268D"/>
    <w:rsid w:val="009E35C8"/>
    <w:rsid w:val="009E57E3"/>
    <w:rsid w:val="009F308D"/>
    <w:rsid w:val="009F62F9"/>
    <w:rsid w:val="00A0060A"/>
    <w:rsid w:val="00A0217C"/>
    <w:rsid w:val="00A02233"/>
    <w:rsid w:val="00A21F45"/>
    <w:rsid w:val="00A23768"/>
    <w:rsid w:val="00A23DB2"/>
    <w:rsid w:val="00A25C09"/>
    <w:rsid w:val="00A2690C"/>
    <w:rsid w:val="00A30662"/>
    <w:rsid w:val="00A3694B"/>
    <w:rsid w:val="00A3723A"/>
    <w:rsid w:val="00A443BD"/>
    <w:rsid w:val="00A47249"/>
    <w:rsid w:val="00A5162A"/>
    <w:rsid w:val="00A52D6A"/>
    <w:rsid w:val="00A54A85"/>
    <w:rsid w:val="00A54AA0"/>
    <w:rsid w:val="00A62CD1"/>
    <w:rsid w:val="00A63079"/>
    <w:rsid w:val="00A70039"/>
    <w:rsid w:val="00A72F12"/>
    <w:rsid w:val="00A753BC"/>
    <w:rsid w:val="00A80532"/>
    <w:rsid w:val="00A80ECA"/>
    <w:rsid w:val="00A81F63"/>
    <w:rsid w:val="00A83D1B"/>
    <w:rsid w:val="00A90AD7"/>
    <w:rsid w:val="00A92F2D"/>
    <w:rsid w:val="00AA3103"/>
    <w:rsid w:val="00AA705F"/>
    <w:rsid w:val="00AB2013"/>
    <w:rsid w:val="00AB399C"/>
    <w:rsid w:val="00AB55AD"/>
    <w:rsid w:val="00AB5640"/>
    <w:rsid w:val="00AB5B25"/>
    <w:rsid w:val="00AB6CC3"/>
    <w:rsid w:val="00AC1814"/>
    <w:rsid w:val="00AC1BE7"/>
    <w:rsid w:val="00AC4C98"/>
    <w:rsid w:val="00AC6EA0"/>
    <w:rsid w:val="00AD7859"/>
    <w:rsid w:val="00AE08E1"/>
    <w:rsid w:val="00AE1B8F"/>
    <w:rsid w:val="00AE387A"/>
    <w:rsid w:val="00AE3FEC"/>
    <w:rsid w:val="00AE44FB"/>
    <w:rsid w:val="00AE4C1B"/>
    <w:rsid w:val="00AF0E8C"/>
    <w:rsid w:val="00AF36B1"/>
    <w:rsid w:val="00AF397B"/>
    <w:rsid w:val="00AF4EF6"/>
    <w:rsid w:val="00B00728"/>
    <w:rsid w:val="00B0075E"/>
    <w:rsid w:val="00B015BF"/>
    <w:rsid w:val="00B02016"/>
    <w:rsid w:val="00B0387A"/>
    <w:rsid w:val="00B0391B"/>
    <w:rsid w:val="00B05478"/>
    <w:rsid w:val="00B05D09"/>
    <w:rsid w:val="00B065DA"/>
    <w:rsid w:val="00B06F6C"/>
    <w:rsid w:val="00B13834"/>
    <w:rsid w:val="00B139DE"/>
    <w:rsid w:val="00B17C3E"/>
    <w:rsid w:val="00B20099"/>
    <w:rsid w:val="00B30C97"/>
    <w:rsid w:val="00B310BD"/>
    <w:rsid w:val="00B32777"/>
    <w:rsid w:val="00B35E16"/>
    <w:rsid w:val="00B377A0"/>
    <w:rsid w:val="00B403D6"/>
    <w:rsid w:val="00B40A3F"/>
    <w:rsid w:val="00B44A8B"/>
    <w:rsid w:val="00B4797A"/>
    <w:rsid w:val="00B50D5F"/>
    <w:rsid w:val="00B61D25"/>
    <w:rsid w:val="00B63139"/>
    <w:rsid w:val="00B65458"/>
    <w:rsid w:val="00B72269"/>
    <w:rsid w:val="00B72379"/>
    <w:rsid w:val="00B73258"/>
    <w:rsid w:val="00B7550C"/>
    <w:rsid w:val="00B77DFC"/>
    <w:rsid w:val="00B84198"/>
    <w:rsid w:val="00B843AA"/>
    <w:rsid w:val="00B8472B"/>
    <w:rsid w:val="00B9002E"/>
    <w:rsid w:val="00B95BAD"/>
    <w:rsid w:val="00BA034F"/>
    <w:rsid w:val="00BA0F4E"/>
    <w:rsid w:val="00BA14B2"/>
    <w:rsid w:val="00BA3B53"/>
    <w:rsid w:val="00BA4ACE"/>
    <w:rsid w:val="00BA4C20"/>
    <w:rsid w:val="00BA5858"/>
    <w:rsid w:val="00BA726A"/>
    <w:rsid w:val="00BA7869"/>
    <w:rsid w:val="00BB1C0C"/>
    <w:rsid w:val="00BB53C1"/>
    <w:rsid w:val="00BB70B8"/>
    <w:rsid w:val="00BC16F9"/>
    <w:rsid w:val="00BC49EB"/>
    <w:rsid w:val="00BD2A4E"/>
    <w:rsid w:val="00BD4716"/>
    <w:rsid w:val="00BE25D0"/>
    <w:rsid w:val="00BE2FA3"/>
    <w:rsid w:val="00BE44DD"/>
    <w:rsid w:val="00BF2FDB"/>
    <w:rsid w:val="00BF4769"/>
    <w:rsid w:val="00BF790E"/>
    <w:rsid w:val="00C0031B"/>
    <w:rsid w:val="00C06385"/>
    <w:rsid w:val="00C06763"/>
    <w:rsid w:val="00C074B2"/>
    <w:rsid w:val="00C130E2"/>
    <w:rsid w:val="00C1363A"/>
    <w:rsid w:val="00C15A31"/>
    <w:rsid w:val="00C2068F"/>
    <w:rsid w:val="00C20949"/>
    <w:rsid w:val="00C240AE"/>
    <w:rsid w:val="00C24423"/>
    <w:rsid w:val="00C26CC9"/>
    <w:rsid w:val="00C26D25"/>
    <w:rsid w:val="00C33099"/>
    <w:rsid w:val="00C3310D"/>
    <w:rsid w:val="00C33E07"/>
    <w:rsid w:val="00C36102"/>
    <w:rsid w:val="00C40AFE"/>
    <w:rsid w:val="00C40E2D"/>
    <w:rsid w:val="00C4242E"/>
    <w:rsid w:val="00C47AAE"/>
    <w:rsid w:val="00C51043"/>
    <w:rsid w:val="00C51972"/>
    <w:rsid w:val="00C55AC4"/>
    <w:rsid w:val="00C60145"/>
    <w:rsid w:val="00C61C71"/>
    <w:rsid w:val="00C62F7D"/>
    <w:rsid w:val="00C64CC8"/>
    <w:rsid w:val="00C675E1"/>
    <w:rsid w:val="00C6770F"/>
    <w:rsid w:val="00C720CE"/>
    <w:rsid w:val="00C74C53"/>
    <w:rsid w:val="00C769D6"/>
    <w:rsid w:val="00C77D1F"/>
    <w:rsid w:val="00C80112"/>
    <w:rsid w:val="00C8105C"/>
    <w:rsid w:val="00C81341"/>
    <w:rsid w:val="00C8153E"/>
    <w:rsid w:val="00C81899"/>
    <w:rsid w:val="00C832CF"/>
    <w:rsid w:val="00C84530"/>
    <w:rsid w:val="00C84991"/>
    <w:rsid w:val="00C9218D"/>
    <w:rsid w:val="00C92AA6"/>
    <w:rsid w:val="00CA3350"/>
    <w:rsid w:val="00CA4C4E"/>
    <w:rsid w:val="00CA5C8A"/>
    <w:rsid w:val="00CA5ED6"/>
    <w:rsid w:val="00CB2A30"/>
    <w:rsid w:val="00CB2B6A"/>
    <w:rsid w:val="00CB32B9"/>
    <w:rsid w:val="00CB4B41"/>
    <w:rsid w:val="00CB5C8F"/>
    <w:rsid w:val="00CC0393"/>
    <w:rsid w:val="00CC260F"/>
    <w:rsid w:val="00CC29C7"/>
    <w:rsid w:val="00CC46A8"/>
    <w:rsid w:val="00CC6D59"/>
    <w:rsid w:val="00CC7673"/>
    <w:rsid w:val="00CD0C98"/>
    <w:rsid w:val="00CD28AB"/>
    <w:rsid w:val="00CD3467"/>
    <w:rsid w:val="00CD3835"/>
    <w:rsid w:val="00CD47AF"/>
    <w:rsid w:val="00CD67C2"/>
    <w:rsid w:val="00CE3A41"/>
    <w:rsid w:val="00CE5E28"/>
    <w:rsid w:val="00CE5FEA"/>
    <w:rsid w:val="00CF0115"/>
    <w:rsid w:val="00CF0E16"/>
    <w:rsid w:val="00CF7869"/>
    <w:rsid w:val="00D0133B"/>
    <w:rsid w:val="00D0206F"/>
    <w:rsid w:val="00D0207C"/>
    <w:rsid w:val="00D134B5"/>
    <w:rsid w:val="00D16FF8"/>
    <w:rsid w:val="00D21182"/>
    <w:rsid w:val="00D21B67"/>
    <w:rsid w:val="00D21EDB"/>
    <w:rsid w:val="00D27969"/>
    <w:rsid w:val="00D45575"/>
    <w:rsid w:val="00D461A9"/>
    <w:rsid w:val="00D47007"/>
    <w:rsid w:val="00D47DB3"/>
    <w:rsid w:val="00D528CA"/>
    <w:rsid w:val="00D52992"/>
    <w:rsid w:val="00D54F0B"/>
    <w:rsid w:val="00D5768D"/>
    <w:rsid w:val="00D610D2"/>
    <w:rsid w:val="00D635C1"/>
    <w:rsid w:val="00D63F4F"/>
    <w:rsid w:val="00D64D50"/>
    <w:rsid w:val="00D66F61"/>
    <w:rsid w:val="00D675FA"/>
    <w:rsid w:val="00D765B9"/>
    <w:rsid w:val="00D76C25"/>
    <w:rsid w:val="00D83928"/>
    <w:rsid w:val="00D8588F"/>
    <w:rsid w:val="00D86180"/>
    <w:rsid w:val="00D906AD"/>
    <w:rsid w:val="00D922C7"/>
    <w:rsid w:val="00D95286"/>
    <w:rsid w:val="00DA333E"/>
    <w:rsid w:val="00DA3ED2"/>
    <w:rsid w:val="00DA401F"/>
    <w:rsid w:val="00DA74FA"/>
    <w:rsid w:val="00DB0E49"/>
    <w:rsid w:val="00DB4E52"/>
    <w:rsid w:val="00DC2A4C"/>
    <w:rsid w:val="00DC37ED"/>
    <w:rsid w:val="00DC4433"/>
    <w:rsid w:val="00DC55BC"/>
    <w:rsid w:val="00DC7F19"/>
    <w:rsid w:val="00DE0278"/>
    <w:rsid w:val="00DF0403"/>
    <w:rsid w:val="00DF14AF"/>
    <w:rsid w:val="00DF296F"/>
    <w:rsid w:val="00DF2C71"/>
    <w:rsid w:val="00DF373B"/>
    <w:rsid w:val="00DF5311"/>
    <w:rsid w:val="00DF63FB"/>
    <w:rsid w:val="00DF6650"/>
    <w:rsid w:val="00E00E63"/>
    <w:rsid w:val="00E01EEE"/>
    <w:rsid w:val="00E0233C"/>
    <w:rsid w:val="00E1015F"/>
    <w:rsid w:val="00E13D32"/>
    <w:rsid w:val="00E16077"/>
    <w:rsid w:val="00E209C2"/>
    <w:rsid w:val="00E218D9"/>
    <w:rsid w:val="00E243BA"/>
    <w:rsid w:val="00E24B71"/>
    <w:rsid w:val="00E24BE1"/>
    <w:rsid w:val="00E26568"/>
    <w:rsid w:val="00E3136A"/>
    <w:rsid w:val="00E328B4"/>
    <w:rsid w:val="00E34578"/>
    <w:rsid w:val="00E40190"/>
    <w:rsid w:val="00E40783"/>
    <w:rsid w:val="00E41FC8"/>
    <w:rsid w:val="00E43AB2"/>
    <w:rsid w:val="00E45131"/>
    <w:rsid w:val="00E45E30"/>
    <w:rsid w:val="00E52862"/>
    <w:rsid w:val="00E55A27"/>
    <w:rsid w:val="00E5645F"/>
    <w:rsid w:val="00E57413"/>
    <w:rsid w:val="00E57939"/>
    <w:rsid w:val="00E63615"/>
    <w:rsid w:val="00E63BA1"/>
    <w:rsid w:val="00E6553E"/>
    <w:rsid w:val="00E70A31"/>
    <w:rsid w:val="00E75E89"/>
    <w:rsid w:val="00E83661"/>
    <w:rsid w:val="00E84C8C"/>
    <w:rsid w:val="00E86BF6"/>
    <w:rsid w:val="00E86D0C"/>
    <w:rsid w:val="00E906EA"/>
    <w:rsid w:val="00E90B25"/>
    <w:rsid w:val="00E91BC8"/>
    <w:rsid w:val="00E942D7"/>
    <w:rsid w:val="00E94CD3"/>
    <w:rsid w:val="00E95FD6"/>
    <w:rsid w:val="00EA2E2B"/>
    <w:rsid w:val="00EA312A"/>
    <w:rsid w:val="00EA3218"/>
    <w:rsid w:val="00EA421A"/>
    <w:rsid w:val="00EA4E0A"/>
    <w:rsid w:val="00EA77F2"/>
    <w:rsid w:val="00EB298F"/>
    <w:rsid w:val="00EB32D7"/>
    <w:rsid w:val="00EB3BC5"/>
    <w:rsid w:val="00EB3C18"/>
    <w:rsid w:val="00EB4F09"/>
    <w:rsid w:val="00EB6D09"/>
    <w:rsid w:val="00EB7288"/>
    <w:rsid w:val="00EC1138"/>
    <w:rsid w:val="00EC15EE"/>
    <w:rsid w:val="00EC20A1"/>
    <w:rsid w:val="00EC23E2"/>
    <w:rsid w:val="00EC29B2"/>
    <w:rsid w:val="00EC5638"/>
    <w:rsid w:val="00EC75DA"/>
    <w:rsid w:val="00ED41A8"/>
    <w:rsid w:val="00ED4534"/>
    <w:rsid w:val="00EE0D83"/>
    <w:rsid w:val="00EE1B1B"/>
    <w:rsid w:val="00EE50D3"/>
    <w:rsid w:val="00EE5835"/>
    <w:rsid w:val="00EE606D"/>
    <w:rsid w:val="00EE62D6"/>
    <w:rsid w:val="00EF41CD"/>
    <w:rsid w:val="00EF4827"/>
    <w:rsid w:val="00EF6342"/>
    <w:rsid w:val="00EF67BE"/>
    <w:rsid w:val="00F02E5D"/>
    <w:rsid w:val="00F05609"/>
    <w:rsid w:val="00F104BA"/>
    <w:rsid w:val="00F12315"/>
    <w:rsid w:val="00F13B87"/>
    <w:rsid w:val="00F143C9"/>
    <w:rsid w:val="00F14C49"/>
    <w:rsid w:val="00F17121"/>
    <w:rsid w:val="00F22708"/>
    <w:rsid w:val="00F22D17"/>
    <w:rsid w:val="00F238DB"/>
    <w:rsid w:val="00F26F59"/>
    <w:rsid w:val="00F35927"/>
    <w:rsid w:val="00F37791"/>
    <w:rsid w:val="00F41EF7"/>
    <w:rsid w:val="00F54C0B"/>
    <w:rsid w:val="00F54E83"/>
    <w:rsid w:val="00F55657"/>
    <w:rsid w:val="00F55DDA"/>
    <w:rsid w:val="00F564D1"/>
    <w:rsid w:val="00F566C2"/>
    <w:rsid w:val="00F56740"/>
    <w:rsid w:val="00F572CB"/>
    <w:rsid w:val="00F611B0"/>
    <w:rsid w:val="00F61829"/>
    <w:rsid w:val="00F61B13"/>
    <w:rsid w:val="00F657A5"/>
    <w:rsid w:val="00F70BF0"/>
    <w:rsid w:val="00F74E0A"/>
    <w:rsid w:val="00F7629F"/>
    <w:rsid w:val="00F8126B"/>
    <w:rsid w:val="00F826A0"/>
    <w:rsid w:val="00F82A9E"/>
    <w:rsid w:val="00F832DC"/>
    <w:rsid w:val="00F848F1"/>
    <w:rsid w:val="00F858BF"/>
    <w:rsid w:val="00F91442"/>
    <w:rsid w:val="00F92BD4"/>
    <w:rsid w:val="00F943B4"/>
    <w:rsid w:val="00F95D7B"/>
    <w:rsid w:val="00FA3D82"/>
    <w:rsid w:val="00FB08C9"/>
    <w:rsid w:val="00FB2CBB"/>
    <w:rsid w:val="00FB5A01"/>
    <w:rsid w:val="00FB7428"/>
    <w:rsid w:val="00FC4383"/>
    <w:rsid w:val="00FD006F"/>
    <w:rsid w:val="00FD41CF"/>
    <w:rsid w:val="00FE2737"/>
    <w:rsid w:val="00FE48A4"/>
    <w:rsid w:val="00FE695B"/>
    <w:rsid w:val="00FF092B"/>
    <w:rsid w:val="00FF0E7B"/>
    <w:rsid w:val="00FF1574"/>
    <w:rsid w:val="7986C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9010"/>
  <w15:chartTrackingRefBased/>
  <w15:docId w15:val="{EA7236C1-60D2-41D7-820B-07F64A208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163"/>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8B5A8B"/>
    <w:pPr>
      <w:keepNext/>
      <w:widowControl w:val="0"/>
      <w:spacing w:before="180" w:after="180" w:line="720" w:lineRule="auto"/>
      <w:outlineLvl w:val="0"/>
    </w:pPr>
    <w:rPr>
      <w:rFonts w:asciiTheme="majorHAnsi" w:eastAsiaTheme="majorEastAsia" w:hAnsiTheme="majorHAnsi" w:cstheme="majorBidi"/>
      <w:b/>
      <w:bCs/>
      <w:kern w:val="52"/>
      <w:sz w:val="52"/>
      <w:szCs w:val="52"/>
      <w:lang w:eastAsia="zh-TW"/>
    </w:rPr>
  </w:style>
  <w:style w:type="paragraph" w:styleId="Heading2">
    <w:name w:val="heading 2"/>
    <w:basedOn w:val="Normal"/>
    <w:next w:val="NormalIndent"/>
    <w:link w:val="Heading2Char"/>
    <w:qFormat/>
    <w:rsid w:val="00965C78"/>
    <w:pPr>
      <w:keepNext/>
      <w:widowControl w:val="0"/>
      <w:numPr>
        <w:numId w:val="3"/>
      </w:numPr>
      <w:outlineLvl w:val="1"/>
    </w:pPr>
    <w:rPr>
      <w:rFonts w:ascii="等线 Light" w:eastAsia="等线 Light" w:hAnsi="等线 Light" w:cs="Arial"/>
      <w:b/>
      <w:bCs/>
      <w:sz w:val="52"/>
      <w:szCs w:val="48"/>
      <w:lang w:eastAsia="zh-TW"/>
    </w:rPr>
  </w:style>
  <w:style w:type="paragraph" w:styleId="Heading3">
    <w:name w:val="heading 3"/>
    <w:basedOn w:val="Normal"/>
    <w:next w:val="NormalIndent"/>
    <w:link w:val="Heading3Char"/>
    <w:autoRedefine/>
    <w:uiPriority w:val="9"/>
    <w:qFormat/>
    <w:rsid w:val="00965C78"/>
    <w:pPr>
      <w:keepNext/>
      <w:numPr>
        <w:ilvl w:val="1"/>
        <w:numId w:val="3"/>
      </w:numPr>
      <w:jc w:val="both"/>
      <w:outlineLvl w:val="2"/>
    </w:pPr>
    <w:rPr>
      <w:rFonts w:ascii="等线 Light" w:eastAsia="等线 Light" w:hAnsi="等线 Light" w:cs="Arial"/>
      <w:b/>
      <w:bCs/>
      <w:sz w:val="44"/>
    </w:rPr>
  </w:style>
  <w:style w:type="paragraph" w:styleId="Heading4">
    <w:name w:val="heading 4"/>
    <w:basedOn w:val="Normal"/>
    <w:next w:val="Normal"/>
    <w:link w:val="Heading4Char"/>
    <w:uiPriority w:val="9"/>
    <w:unhideWhenUsed/>
    <w:qFormat/>
    <w:rsid w:val="00965C78"/>
    <w:pPr>
      <w:keepNext/>
      <w:widowControl w:val="0"/>
      <w:numPr>
        <w:ilvl w:val="2"/>
        <w:numId w:val="3"/>
      </w:numPr>
      <w:outlineLvl w:val="3"/>
    </w:pPr>
    <w:rPr>
      <w:rFonts w:ascii="等线 Light" w:eastAsia="等线 Light" w:hAnsi="等线 Light" w:cstheme="majorBidi"/>
      <w:b/>
      <w:sz w:val="36"/>
      <w:szCs w:val="36"/>
    </w:rPr>
  </w:style>
  <w:style w:type="paragraph" w:styleId="Heading5">
    <w:name w:val="heading 5"/>
    <w:basedOn w:val="Normal"/>
    <w:next w:val="Normal"/>
    <w:link w:val="Heading5Char"/>
    <w:uiPriority w:val="9"/>
    <w:unhideWhenUsed/>
    <w:qFormat/>
    <w:rsid w:val="00965C78"/>
    <w:pPr>
      <w:keepNext/>
      <w:widowControl w:val="0"/>
      <w:numPr>
        <w:ilvl w:val="3"/>
        <w:numId w:val="3"/>
      </w:numPr>
      <w:outlineLvl w:val="4"/>
    </w:pPr>
    <w:rPr>
      <w:rFonts w:ascii="等线 Light" w:eastAsia="等线 Light" w:hAnsi="等线 Light" w:cstheme="majorBidi"/>
      <w:b/>
      <w:bCs/>
      <w:kern w:val="2"/>
      <w:sz w:val="32"/>
      <w:szCs w:val="3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Bullet level 1"/>
    <w:basedOn w:val="Normal"/>
    <w:link w:val="HeaderChar"/>
    <w:uiPriority w:val="99"/>
    <w:unhideWhenUsed/>
    <w:rsid w:val="002F0243"/>
    <w:pPr>
      <w:widowControl w:val="0"/>
      <w:pBdr>
        <w:bottom w:val="single" w:sz="6" w:space="1" w:color="auto"/>
      </w:pBdr>
      <w:tabs>
        <w:tab w:val="center" w:pos="4153"/>
        <w:tab w:val="right" w:pos="8306"/>
      </w:tabs>
      <w:snapToGrid w:val="0"/>
      <w:jc w:val="center"/>
    </w:pPr>
    <w:rPr>
      <w:rFonts w:eastAsia="PMingLiU"/>
      <w:kern w:val="2"/>
      <w:sz w:val="18"/>
      <w:szCs w:val="18"/>
      <w:lang w:eastAsia="zh-TW"/>
    </w:rPr>
  </w:style>
  <w:style w:type="character" w:customStyle="1" w:styleId="HeaderChar">
    <w:name w:val="Header Char"/>
    <w:aliases w:val="Bullet level 1 Char1"/>
    <w:basedOn w:val="DefaultParagraphFont"/>
    <w:link w:val="Header"/>
    <w:uiPriority w:val="99"/>
    <w:rsid w:val="002F0243"/>
    <w:rPr>
      <w:sz w:val="18"/>
      <w:szCs w:val="18"/>
    </w:rPr>
  </w:style>
  <w:style w:type="paragraph" w:styleId="Footer">
    <w:name w:val="footer"/>
    <w:basedOn w:val="Normal"/>
    <w:link w:val="FooterChar"/>
    <w:uiPriority w:val="99"/>
    <w:unhideWhenUsed/>
    <w:rsid w:val="002F0243"/>
    <w:pPr>
      <w:widowControl w:val="0"/>
      <w:tabs>
        <w:tab w:val="center" w:pos="4153"/>
        <w:tab w:val="right" w:pos="8306"/>
      </w:tabs>
      <w:snapToGrid w:val="0"/>
    </w:pPr>
    <w:rPr>
      <w:rFonts w:eastAsia="PMingLiU"/>
      <w:kern w:val="2"/>
      <w:sz w:val="18"/>
      <w:szCs w:val="18"/>
      <w:lang w:eastAsia="zh-TW"/>
    </w:rPr>
  </w:style>
  <w:style w:type="character" w:customStyle="1" w:styleId="FooterChar">
    <w:name w:val="Footer Char"/>
    <w:basedOn w:val="DefaultParagraphFont"/>
    <w:link w:val="Footer"/>
    <w:uiPriority w:val="99"/>
    <w:rsid w:val="002F0243"/>
    <w:rPr>
      <w:sz w:val="18"/>
      <w:szCs w:val="18"/>
    </w:rPr>
  </w:style>
  <w:style w:type="character" w:customStyle="1" w:styleId="Heading2Char">
    <w:name w:val="Heading 2 Char"/>
    <w:basedOn w:val="DefaultParagraphFont"/>
    <w:link w:val="Heading2"/>
    <w:rsid w:val="00965C78"/>
    <w:rPr>
      <w:rFonts w:ascii="等线 Light" w:eastAsia="等线 Light" w:hAnsi="等线 Light" w:cs="Arial"/>
      <w:b/>
      <w:bCs/>
      <w:kern w:val="0"/>
      <w:sz w:val="52"/>
      <w:szCs w:val="48"/>
      <w:lang w:eastAsia="zh-TW"/>
    </w:rPr>
  </w:style>
  <w:style w:type="character" w:customStyle="1" w:styleId="Heading3Char">
    <w:name w:val="Heading 3 Char"/>
    <w:basedOn w:val="DefaultParagraphFont"/>
    <w:link w:val="Heading3"/>
    <w:uiPriority w:val="9"/>
    <w:rsid w:val="00965C78"/>
    <w:rPr>
      <w:rFonts w:ascii="等线 Light" w:eastAsia="等线 Light" w:hAnsi="等线 Light" w:cs="Arial"/>
      <w:b/>
      <w:bCs/>
      <w:kern w:val="0"/>
      <w:sz w:val="44"/>
      <w:szCs w:val="24"/>
    </w:rPr>
  </w:style>
  <w:style w:type="character" w:styleId="PageNumber">
    <w:name w:val="page number"/>
    <w:basedOn w:val="DefaultParagraphFont"/>
    <w:rsid w:val="002F0243"/>
  </w:style>
  <w:style w:type="paragraph" w:customStyle="1" w:styleId="BodTxt2">
    <w:name w:val="BodTxt2"/>
    <w:basedOn w:val="Normal"/>
    <w:uiPriority w:val="99"/>
    <w:rsid w:val="002F0243"/>
    <w:pPr>
      <w:ind w:left="1584" w:right="432"/>
      <w:jc w:val="both"/>
    </w:pPr>
    <w:rPr>
      <w:color w:val="000000"/>
      <w:sz w:val="22"/>
      <w:szCs w:val="20"/>
      <w:lang w:eastAsia="en-US"/>
    </w:rPr>
  </w:style>
  <w:style w:type="character" w:styleId="Hyperlink">
    <w:name w:val="Hyperlink"/>
    <w:uiPriority w:val="99"/>
    <w:rsid w:val="002F0243"/>
    <w:rPr>
      <w:color w:val="0000FF"/>
      <w:u w:val="single"/>
    </w:rPr>
  </w:style>
  <w:style w:type="paragraph" w:styleId="BodyTextIndent">
    <w:name w:val="Body Text Indent"/>
    <w:basedOn w:val="Normal"/>
    <w:link w:val="BodyTextIndentChar"/>
    <w:rsid w:val="002F0243"/>
    <w:pPr>
      <w:widowControl w:val="0"/>
      <w:spacing w:line="300" w:lineRule="atLeast"/>
      <w:ind w:firstLine="482"/>
    </w:pPr>
    <w:rPr>
      <w:rFonts w:ascii="Arial" w:eastAsia="MingLiU" w:hAnsi="Arial" w:cs="Arial"/>
      <w:sz w:val="20"/>
      <w:szCs w:val="20"/>
      <w:lang w:eastAsia="zh-TW"/>
    </w:rPr>
  </w:style>
  <w:style w:type="character" w:customStyle="1" w:styleId="BodyTextIndentChar">
    <w:name w:val="Body Text Indent Char"/>
    <w:basedOn w:val="DefaultParagraphFont"/>
    <w:link w:val="BodyTextIndent"/>
    <w:rsid w:val="002F0243"/>
    <w:rPr>
      <w:rFonts w:ascii="Arial" w:eastAsia="MingLiU" w:hAnsi="Arial" w:cs="Arial"/>
      <w:kern w:val="0"/>
      <w:sz w:val="20"/>
      <w:szCs w:val="20"/>
      <w:lang w:eastAsia="zh-TW"/>
    </w:rPr>
  </w:style>
  <w:style w:type="paragraph" w:styleId="TOC2">
    <w:name w:val="toc 2"/>
    <w:basedOn w:val="Normal"/>
    <w:next w:val="Normal"/>
    <w:autoRedefine/>
    <w:uiPriority w:val="39"/>
    <w:rsid w:val="002F0243"/>
    <w:pPr>
      <w:widowControl w:val="0"/>
      <w:ind w:left="240"/>
    </w:pPr>
    <w:rPr>
      <w:rFonts w:asciiTheme="minorHAnsi" w:eastAsiaTheme="minorHAnsi"/>
      <w:smallCaps/>
      <w:kern w:val="2"/>
      <w:sz w:val="20"/>
      <w:szCs w:val="20"/>
      <w:lang w:eastAsia="zh-TW"/>
    </w:rPr>
  </w:style>
  <w:style w:type="paragraph" w:styleId="TOC3">
    <w:name w:val="toc 3"/>
    <w:basedOn w:val="Normal"/>
    <w:next w:val="Normal"/>
    <w:autoRedefine/>
    <w:uiPriority w:val="39"/>
    <w:rsid w:val="00F54C0B"/>
    <w:pPr>
      <w:widowControl w:val="0"/>
      <w:ind w:left="480"/>
    </w:pPr>
    <w:rPr>
      <w:rFonts w:asciiTheme="minorHAnsi" w:eastAsiaTheme="minorHAnsi"/>
      <w:i/>
      <w:iCs/>
      <w:kern w:val="2"/>
      <w:sz w:val="20"/>
      <w:szCs w:val="20"/>
      <w:lang w:eastAsia="zh-TW"/>
    </w:rPr>
  </w:style>
  <w:style w:type="paragraph" w:styleId="NormalIndent">
    <w:name w:val="Normal Indent"/>
    <w:basedOn w:val="Normal"/>
    <w:rsid w:val="002F0243"/>
    <w:pPr>
      <w:widowControl w:val="0"/>
      <w:adjustRightInd w:val="0"/>
      <w:ind w:left="480"/>
      <w:textAlignment w:val="baseline"/>
    </w:pPr>
    <w:rPr>
      <w:rFonts w:ascii="MingLiU" w:eastAsia="MingLiU" w:hAnsi="Arial" w:cs="Arial"/>
      <w:sz w:val="20"/>
      <w:szCs w:val="20"/>
      <w:lang w:eastAsia="zh-TW"/>
    </w:rPr>
  </w:style>
  <w:style w:type="character" w:customStyle="1" w:styleId="Char">
    <w:name w:val="页眉 Char"/>
    <w:aliases w:val="Bullet level 1 Char"/>
    <w:uiPriority w:val="99"/>
    <w:rsid w:val="002F0243"/>
    <w:rPr>
      <w:kern w:val="2"/>
    </w:rPr>
  </w:style>
  <w:style w:type="paragraph" w:styleId="Subtitle">
    <w:name w:val="Subtitle"/>
    <w:basedOn w:val="Normal"/>
    <w:next w:val="NormalIndent"/>
    <w:link w:val="SubtitleChar"/>
    <w:rsid w:val="002E15FE"/>
    <w:pPr>
      <w:widowControl w:val="0"/>
      <w:numPr>
        <w:ilvl w:val="2"/>
        <w:numId w:val="1"/>
      </w:numPr>
      <w:spacing w:before="240" w:after="60" w:line="312" w:lineRule="auto"/>
      <w:outlineLvl w:val="1"/>
    </w:pPr>
    <w:rPr>
      <w:rFonts w:ascii="等线 Light" w:eastAsia="等线 Light" w:hAnsi="等线 Light"/>
      <w:b/>
      <w:bCs/>
      <w:kern w:val="28"/>
      <w:sz w:val="36"/>
      <w:szCs w:val="32"/>
      <w:lang w:eastAsia="zh-TW"/>
    </w:rPr>
  </w:style>
  <w:style w:type="character" w:customStyle="1" w:styleId="SubtitleChar">
    <w:name w:val="Subtitle Char"/>
    <w:basedOn w:val="DefaultParagraphFont"/>
    <w:link w:val="Subtitle"/>
    <w:rsid w:val="002E15FE"/>
    <w:rPr>
      <w:rFonts w:ascii="等线 Light" w:eastAsia="等线 Light" w:hAnsi="等线 Light" w:cs="Times New Roman"/>
      <w:b/>
      <w:bCs/>
      <w:kern w:val="28"/>
      <w:sz w:val="36"/>
      <w:szCs w:val="32"/>
      <w:lang w:eastAsia="zh-TW"/>
    </w:rPr>
  </w:style>
  <w:style w:type="paragraph" w:styleId="ListParagraph">
    <w:name w:val="List Paragraph"/>
    <w:basedOn w:val="Normal"/>
    <w:uiPriority w:val="34"/>
    <w:qFormat/>
    <w:rsid w:val="00C9218D"/>
    <w:pPr>
      <w:widowControl w:val="0"/>
      <w:ind w:firstLineChars="200" w:firstLine="420"/>
    </w:pPr>
    <w:rPr>
      <w:rFonts w:eastAsia="PMingLiU"/>
      <w:kern w:val="2"/>
      <w:lang w:eastAsia="zh-TW"/>
    </w:rPr>
  </w:style>
  <w:style w:type="paragraph" w:styleId="NoSpacing">
    <w:name w:val="No Spacing"/>
    <w:link w:val="NoSpacingChar"/>
    <w:uiPriority w:val="1"/>
    <w:qFormat/>
    <w:rsid w:val="0061146F"/>
    <w:pPr>
      <w:widowControl w:val="0"/>
    </w:pPr>
    <w:rPr>
      <w:rFonts w:ascii="Times New Roman" w:eastAsia="PMingLiU" w:hAnsi="Times New Roman" w:cs="Times New Roman"/>
      <w:sz w:val="24"/>
      <w:szCs w:val="24"/>
      <w:lang w:eastAsia="zh-TW"/>
    </w:rPr>
  </w:style>
  <w:style w:type="paragraph" w:styleId="NormalWeb">
    <w:name w:val="Normal (Web)"/>
    <w:basedOn w:val="Normal"/>
    <w:uiPriority w:val="99"/>
    <w:semiHidden/>
    <w:unhideWhenUsed/>
    <w:rsid w:val="002E7261"/>
    <w:pPr>
      <w:spacing w:before="100" w:beforeAutospacing="1" w:after="100" w:afterAutospacing="1"/>
    </w:pPr>
    <w:rPr>
      <w:rFonts w:ascii="PMingLiU" w:hAnsi="PMingLiU" w:cs="PMingLiU"/>
    </w:rPr>
  </w:style>
  <w:style w:type="character" w:customStyle="1" w:styleId="NoSpacingChar">
    <w:name w:val="No Spacing Char"/>
    <w:basedOn w:val="DefaultParagraphFont"/>
    <w:link w:val="NoSpacing"/>
    <w:uiPriority w:val="1"/>
    <w:rsid w:val="008B5A8B"/>
    <w:rPr>
      <w:rFonts w:ascii="Times New Roman" w:eastAsia="PMingLiU" w:hAnsi="Times New Roman" w:cs="Times New Roman"/>
      <w:sz w:val="24"/>
      <w:szCs w:val="24"/>
      <w:lang w:eastAsia="zh-TW"/>
    </w:rPr>
  </w:style>
  <w:style w:type="character" w:customStyle="1" w:styleId="Heading1Char">
    <w:name w:val="Heading 1 Char"/>
    <w:basedOn w:val="DefaultParagraphFont"/>
    <w:link w:val="Heading1"/>
    <w:uiPriority w:val="9"/>
    <w:rsid w:val="008B5A8B"/>
    <w:rPr>
      <w:rFonts w:asciiTheme="majorHAnsi" w:eastAsiaTheme="majorEastAsia" w:hAnsiTheme="majorHAnsi" w:cstheme="majorBidi"/>
      <w:b/>
      <w:bCs/>
      <w:kern w:val="52"/>
      <w:sz w:val="52"/>
      <w:szCs w:val="52"/>
      <w:lang w:eastAsia="zh-TW"/>
    </w:rPr>
  </w:style>
  <w:style w:type="paragraph" w:styleId="TOCHeading">
    <w:name w:val="TOC Heading"/>
    <w:basedOn w:val="Heading1"/>
    <w:next w:val="Normal"/>
    <w:uiPriority w:val="39"/>
    <w:unhideWhenUsed/>
    <w:qFormat/>
    <w:rsid w:val="008B5A8B"/>
    <w:pPr>
      <w:keepLines/>
      <w:widowControl/>
      <w:spacing w:before="240" w:after="0" w:line="259" w:lineRule="auto"/>
      <w:outlineLvl w:val="9"/>
    </w:pPr>
    <w:rPr>
      <w:b w:val="0"/>
      <w:bCs w:val="0"/>
      <w:color w:val="2E74B5" w:themeColor="accent1" w:themeShade="BF"/>
      <w:kern w:val="0"/>
      <w:sz w:val="32"/>
      <w:szCs w:val="32"/>
    </w:rPr>
  </w:style>
  <w:style w:type="paragraph" w:styleId="TOC1">
    <w:name w:val="toc 1"/>
    <w:basedOn w:val="Normal"/>
    <w:next w:val="Normal"/>
    <w:autoRedefine/>
    <w:uiPriority w:val="39"/>
    <w:unhideWhenUsed/>
    <w:rsid w:val="008B5A8B"/>
    <w:pPr>
      <w:widowControl w:val="0"/>
      <w:spacing w:before="120" w:after="120"/>
    </w:pPr>
    <w:rPr>
      <w:rFonts w:asciiTheme="minorHAnsi" w:eastAsiaTheme="minorHAnsi"/>
      <w:b/>
      <w:bCs/>
      <w:caps/>
      <w:kern w:val="2"/>
      <w:sz w:val="20"/>
      <w:szCs w:val="20"/>
      <w:lang w:eastAsia="zh-TW"/>
    </w:rPr>
  </w:style>
  <w:style w:type="paragraph" w:styleId="TOC4">
    <w:name w:val="toc 4"/>
    <w:basedOn w:val="Normal"/>
    <w:next w:val="Normal"/>
    <w:autoRedefine/>
    <w:uiPriority w:val="39"/>
    <w:unhideWhenUsed/>
    <w:rsid w:val="008B5A8B"/>
    <w:pPr>
      <w:widowControl w:val="0"/>
      <w:ind w:left="720"/>
    </w:pPr>
    <w:rPr>
      <w:rFonts w:asciiTheme="minorHAnsi" w:eastAsiaTheme="minorHAnsi"/>
      <w:kern w:val="2"/>
      <w:sz w:val="18"/>
      <w:szCs w:val="18"/>
      <w:lang w:eastAsia="zh-TW"/>
    </w:rPr>
  </w:style>
  <w:style w:type="paragraph" w:styleId="TOC5">
    <w:name w:val="toc 5"/>
    <w:basedOn w:val="Normal"/>
    <w:next w:val="Normal"/>
    <w:autoRedefine/>
    <w:uiPriority w:val="39"/>
    <w:unhideWhenUsed/>
    <w:rsid w:val="008B5A8B"/>
    <w:pPr>
      <w:widowControl w:val="0"/>
      <w:ind w:left="960"/>
    </w:pPr>
    <w:rPr>
      <w:rFonts w:asciiTheme="minorHAnsi" w:eastAsiaTheme="minorHAnsi"/>
      <w:kern w:val="2"/>
      <w:sz w:val="18"/>
      <w:szCs w:val="18"/>
      <w:lang w:eastAsia="zh-TW"/>
    </w:rPr>
  </w:style>
  <w:style w:type="paragraph" w:styleId="TOC6">
    <w:name w:val="toc 6"/>
    <w:basedOn w:val="Normal"/>
    <w:next w:val="Normal"/>
    <w:autoRedefine/>
    <w:uiPriority w:val="39"/>
    <w:unhideWhenUsed/>
    <w:rsid w:val="008B5A8B"/>
    <w:pPr>
      <w:widowControl w:val="0"/>
      <w:ind w:left="1200"/>
    </w:pPr>
    <w:rPr>
      <w:rFonts w:asciiTheme="minorHAnsi" w:eastAsiaTheme="minorHAnsi"/>
      <w:kern w:val="2"/>
      <w:sz w:val="18"/>
      <w:szCs w:val="18"/>
      <w:lang w:eastAsia="zh-TW"/>
    </w:rPr>
  </w:style>
  <w:style w:type="paragraph" w:styleId="TOC7">
    <w:name w:val="toc 7"/>
    <w:basedOn w:val="Normal"/>
    <w:next w:val="Normal"/>
    <w:autoRedefine/>
    <w:uiPriority w:val="39"/>
    <w:unhideWhenUsed/>
    <w:rsid w:val="008B5A8B"/>
    <w:pPr>
      <w:widowControl w:val="0"/>
      <w:ind w:left="1440"/>
    </w:pPr>
    <w:rPr>
      <w:rFonts w:asciiTheme="minorHAnsi" w:eastAsiaTheme="minorHAnsi"/>
      <w:kern w:val="2"/>
      <w:sz w:val="18"/>
      <w:szCs w:val="18"/>
      <w:lang w:eastAsia="zh-TW"/>
    </w:rPr>
  </w:style>
  <w:style w:type="paragraph" w:styleId="TOC8">
    <w:name w:val="toc 8"/>
    <w:basedOn w:val="Normal"/>
    <w:next w:val="Normal"/>
    <w:autoRedefine/>
    <w:uiPriority w:val="39"/>
    <w:unhideWhenUsed/>
    <w:rsid w:val="008B5A8B"/>
    <w:pPr>
      <w:widowControl w:val="0"/>
      <w:ind w:left="1680"/>
    </w:pPr>
    <w:rPr>
      <w:rFonts w:asciiTheme="minorHAnsi" w:eastAsiaTheme="minorHAnsi"/>
      <w:kern w:val="2"/>
      <w:sz w:val="18"/>
      <w:szCs w:val="18"/>
      <w:lang w:eastAsia="zh-TW"/>
    </w:rPr>
  </w:style>
  <w:style w:type="paragraph" w:styleId="TOC9">
    <w:name w:val="toc 9"/>
    <w:basedOn w:val="Normal"/>
    <w:next w:val="Normal"/>
    <w:autoRedefine/>
    <w:uiPriority w:val="39"/>
    <w:unhideWhenUsed/>
    <w:rsid w:val="008B5A8B"/>
    <w:pPr>
      <w:widowControl w:val="0"/>
      <w:ind w:left="1920"/>
    </w:pPr>
    <w:rPr>
      <w:rFonts w:asciiTheme="minorHAnsi" w:eastAsiaTheme="minorHAnsi"/>
      <w:kern w:val="2"/>
      <w:sz w:val="18"/>
      <w:szCs w:val="18"/>
      <w:lang w:eastAsia="zh-TW"/>
    </w:rPr>
  </w:style>
  <w:style w:type="paragraph" w:customStyle="1" w:styleId="1">
    <w:name w:val="樣式1"/>
    <w:basedOn w:val="Subtitle"/>
    <w:link w:val="10"/>
    <w:rsid w:val="002D24B6"/>
    <w:pPr>
      <w:outlineLvl w:val="3"/>
    </w:pPr>
    <w:rPr>
      <w:lang w:eastAsia="zh-CN"/>
    </w:rPr>
  </w:style>
  <w:style w:type="numbering" w:customStyle="1" w:styleId="2">
    <w:name w:val="樣式2"/>
    <w:uiPriority w:val="99"/>
    <w:rsid w:val="00616DCC"/>
    <w:pPr>
      <w:numPr>
        <w:numId w:val="2"/>
      </w:numPr>
    </w:pPr>
  </w:style>
  <w:style w:type="character" w:customStyle="1" w:styleId="10">
    <w:name w:val="樣式1 字元"/>
    <w:basedOn w:val="SubtitleChar"/>
    <w:link w:val="1"/>
    <w:rsid w:val="002D24B6"/>
    <w:rPr>
      <w:rFonts w:ascii="等线 Light" w:eastAsia="等线 Light" w:hAnsi="等线 Light" w:cs="Times New Roman"/>
      <w:b/>
      <w:bCs/>
      <w:kern w:val="28"/>
      <w:sz w:val="36"/>
      <w:szCs w:val="32"/>
      <w:lang w:eastAsia="zh-TW"/>
    </w:rPr>
  </w:style>
  <w:style w:type="character" w:customStyle="1" w:styleId="Heading4Char">
    <w:name w:val="Heading 4 Char"/>
    <w:basedOn w:val="DefaultParagraphFont"/>
    <w:link w:val="Heading4"/>
    <w:uiPriority w:val="9"/>
    <w:rsid w:val="00965C78"/>
    <w:rPr>
      <w:rFonts w:ascii="等线 Light" w:eastAsia="等线 Light" w:hAnsi="等线 Light" w:cstheme="majorBidi"/>
      <w:b/>
      <w:kern w:val="0"/>
      <w:sz w:val="36"/>
      <w:szCs w:val="36"/>
    </w:rPr>
  </w:style>
  <w:style w:type="character" w:customStyle="1" w:styleId="Heading5Char">
    <w:name w:val="Heading 5 Char"/>
    <w:basedOn w:val="DefaultParagraphFont"/>
    <w:link w:val="Heading5"/>
    <w:uiPriority w:val="9"/>
    <w:rsid w:val="00965C78"/>
    <w:rPr>
      <w:rFonts w:ascii="等线 Light" w:eastAsia="等线 Light" w:hAnsi="等线 Light" w:cstheme="majorBidi"/>
      <w:b/>
      <w:bCs/>
      <w:sz w:val="32"/>
      <w:szCs w:val="36"/>
      <w:lang w:eastAsia="zh-TW"/>
    </w:rPr>
  </w:style>
  <w:style w:type="character" w:styleId="Emphasis">
    <w:name w:val="Emphasis"/>
    <w:basedOn w:val="DefaultParagraphFont"/>
    <w:uiPriority w:val="20"/>
    <w:qFormat/>
    <w:rsid w:val="009A65BD"/>
    <w:rPr>
      <w:i/>
      <w:iCs/>
    </w:rPr>
  </w:style>
  <w:style w:type="paragraph" w:styleId="BalloonText">
    <w:name w:val="Balloon Text"/>
    <w:basedOn w:val="Normal"/>
    <w:link w:val="BalloonTextChar"/>
    <w:uiPriority w:val="99"/>
    <w:semiHidden/>
    <w:unhideWhenUsed/>
    <w:rsid w:val="009A65BD"/>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A65BD"/>
    <w:rPr>
      <w:rFonts w:asciiTheme="majorHAnsi" w:eastAsiaTheme="majorEastAsia" w:hAnsiTheme="majorHAnsi" w:cstheme="majorBidi"/>
      <w:sz w:val="18"/>
      <w:szCs w:val="18"/>
      <w:lang w:eastAsia="zh-TW"/>
    </w:rPr>
  </w:style>
  <w:style w:type="table" w:styleId="TableGrid">
    <w:name w:val="Table Grid"/>
    <w:basedOn w:val="TableNormal"/>
    <w:uiPriority w:val="39"/>
    <w:rsid w:val="002F1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63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16723">
      <w:bodyDiv w:val="1"/>
      <w:marLeft w:val="0"/>
      <w:marRight w:val="0"/>
      <w:marTop w:val="0"/>
      <w:marBottom w:val="0"/>
      <w:divBdr>
        <w:top w:val="none" w:sz="0" w:space="0" w:color="auto"/>
        <w:left w:val="none" w:sz="0" w:space="0" w:color="auto"/>
        <w:bottom w:val="none" w:sz="0" w:space="0" w:color="auto"/>
        <w:right w:val="none" w:sz="0" w:space="0" w:color="auto"/>
      </w:divBdr>
    </w:div>
    <w:div w:id="436798096">
      <w:bodyDiv w:val="1"/>
      <w:marLeft w:val="0"/>
      <w:marRight w:val="0"/>
      <w:marTop w:val="0"/>
      <w:marBottom w:val="0"/>
      <w:divBdr>
        <w:top w:val="none" w:sz="0" w:space="0" w:color="auto"/>
        <w:left w:val="none" w:sz="0" w:space="0" w:color="auto"/>
        <w:bottom w:val="none" w:sz="0" w:space="0" w:color="auto"/>
        <w:right w:val="none" w:sz="0" w:space="0" w:color="auto"/>
      </w:divBdr>
    </w:div>
    <w:div w:id="504050760">
      <w:bodyDiv w:val="1"/>
      <w:marLeft w:val="0"/>
      <w:marRight w:val="0"/>
      <w:marTop w:val="0"/>
      <w:marBottom w:val="0"/>
      <w:divBdr>
        <w:top w:val="none" w:sz="0" w:space="0" w:color="auto"/>
        <w:left w:val="none" w:sz="0" w:space="0" w:color="auto"/>
        <w:bottom w:val="none" w:sz="0" w:space="0" w:color="auto"/>
        <w:right w:val="none" w:sz="0" w:space="0" w:color="auto"/>
      </w:divBdr>
    </w:div>
    <w:div w:id="588387654">
      <w:bodyDiv w:val="1"/>
      <w:marLeft w:val="0"/>
      <w:marRight w:val="0"/>
      <w:marTop w:val="0"/>
      <w:marBottom w:val="0"/>
      <w:divBdr>
        <w:top w:val="none" w:sz="0" w:space="0" w:color="auto"/>
        <w:left w:val="none" w:sz="0" w:space="0" w:color="auto"/>
        <w:bottom w:val="none" w:sz="0" w:space="0" w:color="auto"/>
        <w:right w:val="none" w:sz="0" w:space="0" w:color="auto"/>
      </w:divBdr>
    </w:div>
    <w:div w:id="813763262">
      <w:bodyDiv w:val="1"/>
      <w:marLeft w:val="0"/>
      <w:marRight w:val="0"/>
      <w:marTop w:val="0"/>
      <w:marBottom w:val="0"/>
      <w:divBdr>
        <w:top w:val="none" w:sz="0" w:space="0" w:color="auto"/>
        <w:left w:val="none" w:sz="0" w:space="0" w:color="auto"/>
        <w:bottom w:val="none" w:sz="0" w:space="0" w:color="auto"/>
        <w:right w:val="none" w:sz="0" w:space="0" w:color="auto"/>
      </w:divBdr>
    </w:div>
    <w:div w:id="964116036">
      <w:bodyDiv w:val="1"/>
      <w:marLeft w:val="0"/>
      <w:marRight w:val="0"/>
      <w:marTop w:val="0"/>
      <w:marBottom w:val="0"/>
      <w:divBdr>
        <w:top w:val="none" w:sz="0" w:space="0" w:color="auto"/>
        <w:left w:val="none" w:sz="0" w:space="0" w:color="auto"/>
        <w:bottom w:val="none" w:sz="0" w:space="0" w:color="auto"/>
        <w:right w:val="none" w:sz="0" w:space="0" w:color="auto"/>
      </w:divBdr>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1072855804">
          <w:marLeft w:val="0"/>
          <w:marRight w:val="0"/>
          <w:marTop w:val="0"/>
          <w:marBottom w:val="0"/>
          <w:divBdr>
            <w:top w:val="none" w:sz="0" w:space="0" w:color="auto"/>
            <w:left w:val="none" w:sz="0" w:space="0" w:color="auto"/>
            <w:bottom w:val="none" w:sz="0" w:space="0" w:color="auto"/>
            <w:right w:val="none" w:sz="0" w:space="0" w:color="auto"/>
          </w:divBdr>
          <w:divsChild>
            <w:div w:id="6139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3390">
      <w:bodyDiv w:val="1"/>
      <w:marLeft w:val="0"/>
      <w:marRight w:val="0"/>
      <w:marTop w:val="0"/>
      <w:marBottom w:val="0"/>
      <w:divBdr>
        <w:top w:val="none" w:sz="0" w:space="0" w:color="auto"/>
        <w:left w:val="none" w:sz="0" w:space="0" w:color="auto"/>
        <w:bottom w:val="none" w:sz="0" w:space="0" w:color="auto"/>
        <w:right w:val="none" w:sz="0" w:space="0" w:color="auto"/>
      </w:divBdr>
      <w:divsChild>
        <w:div w:id="972248078">
          <w:marLeft w:val="0"/>
          <w:marRight w:val="0"/>
          <w:marTop w:val="0"/>
          <w:marBottom w:val="0"/>
          <w:divBdr>
            <w:top w:val="none" w:sz="0" w:space="0" w:color="auto"/>
            <w:left w:val="none" w:sz="0" w:space="0" w:color="auto"/>
            <w:bottom w:val="none" w:sz="0" w:space="0" w:color="auto"/>
            <w:right w:val="none" w:sz="0" w:space="0" w:color="auto"/>
          </w:divBdr>
          <w:divsChild>
            <w:div w:id="493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866">
      <w:bodyDiv w:val="1"/>
      <w:marLeft w:val="0"/>
      <w:marRight w:val="0"/>
      <w:marTop w:val="0"/>
      <w:marBottom w:val="0"/>
      <w:divBdr>
        <w:top w:val="none" w:sz="0" w:space="0" w:color="auto"/>
        <w:left w:val="none" w:sz="0" w:space="0" w:color="auto"/>
        <w:bottom w:val="none" w:sz="0" w:space="0" w:color="auto"/>
        <w:right w:val="none" w:sz="0" w:space="0" w:color="auto"/>
      </w:divBdr>
    </w:div>
    <w:div w:id="1891920927">
      <w:bodyDiv w:val="1"/>
      <w:marLeft w:val="0"/>
      <w:marRight w:val="0"/>
      <w:marTop w:val="0"/>
      <w:marBottom w:val="0"/>
      <w:divBdr>
        <w:top w:val="none" w:sz="0" w:space="0" w:color="auto"/>
        <w:left w:val="none" w:sz="0" w:space="0" w:color="auto"/>
        <w:bottom w:val="none" w:sz="0" w:space="0" w:color="auto"/>
        <w:right w:val="none" w:sz="0" w:space="0" w:color="auto"/>
      </w:divBdr>
    </w:div>
    <w:div w:id="2054886620">
      <w:bodyDiv w:val="1"/>
      <w:marLeft w:val="0"/>
      <w:marRight w:val="0"/>
      <w:marTop w:val="0"/>
      <w:marBottom w:val="0"/>
      <w:divBdr>
        <w:top w:val="none" w:sz="0" w:space="0" w:color="auto"/>
        <w:left w:val="none" w:sz="0" w:space="0" w:color="auto"/>
        <w:bottom w:val="none" w:sz="0" w:space="0" w:color="auto"/>
        <w:right w:val="none" w:sz="0" w:space="0" w:color="auto"/>
      </w:divBdr>
      <w:divsChild>
        <w:div w:id="1047025116">
          <w:marLeft w:val="0"/>
          <w:marRight w:val="0"/>
          <w:marTop w:val="0"/>
          <w:marBottom w:val="0"/>
          <w:divBdr>
            <w:top w:val="none" w:sz="0" w:space="0" w:color="auto"/>
            <w:left w:val="none" w:sz="0" w:space="0" w:color="auto"/>
            <w:bottom w:val="none" w:sz="0" w:space="0" w:color="auto"/>
            <w:right w:val="none" w:sz="0" w:space="0" w:color="auto"/>
          </w:divBdr>
          <w:divsChild>
            <w:div w:id="17247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wmf"/><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wmf"/><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CDA77E4BC4454541B1C9F2DDBEA3CEFF" ma:contentTypeVersion="8" ma:contentTypeDescription="建立新的文件。" ma:contentTypeScope="" ma:versionID="588c57376cd60583465798a25e7b5add">
  <xsd:schema xmlns:xsd="http://www.w3.org/2001/XMLSchema" xmlns:xs="http://www.w3.org/2001/XMLSchema" xmlns:p="http://schemas.microsoft.com/office/2006/metadata/properties" xmlns:ns2="74ed1a23-137d-4d04-a5b8-287bb7d6631d" xmlns:ns3="51cbd3ba-b1f3-44c2-891b-e0477f83f443" targetNamespace="http://schemas.microsoft.com/office/2006/metadata/properties" ma:root="true" ma:fieldsID="e59b32f563b7b931dc3e820378b38caa" ns2:_="" ns3:_="">
    <xsd:import namespace="74ed1a23-137d-4d04-a5b8-287bb7d6631d"/>
    <xsd:import namespace="51cbd3ba-b1f3-44c2-891b-e0477f83f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d1a23-137d-4d04-a5b8-287bb7d663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cbd3ba-b1f3-44c2-891b-e0477f83f443" elementFormDefault="qualified">
    <xsd:import namespace="http://schemas.microsoft.com/office/2006/documentManagement/types"/>
    <xsd:import namespace="http://schemas.microsoft.com/office/infopath/2007/PartnerControls"/>
    <xsd:element name="SharedWithUsers" ma:index="14"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DBAC3-93B5-499E-9581-DF3B256D51F0}">
  <ds:schemaRefs>
    <ds:schemaRef ds:uri="http://schemas.microsoft.com/sharepoint/v3/contenttype/forms"/>
  </ds:schemaRefs>
</ds:datastoreItem>
</file>

<file path=customXml/itemProps2.xml><?xml version="1.0" encoding="utf-8"?>
<ds:datastoreItem xmlns:ds="http://schemas.openxmlformats.org/officeDocument/2006/customXml" ds:itemID="{C5568E75-F42B-418D-8243-AE19C6D67D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787AA6-C9C1-469A-9DCE-27C5E0851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d1a23-137d-4d04-a5b8-287bb7d6631d"/>
    <ds:schemaRef ds:uri="51cbd3ba-b1f3-44c2-891b-e0477f83f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E35150-8B32-4BAB-9276-F632829BC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Sam Kwok/WZS/Wistron</cp:lastModifiedBy>
  <cp:revision>1519</cp:revision>
  <dcterms:created xsi:type="dcterms:W3CDTF">2018-09-05T05:26:00Z</dcterms:created>
  <dcterms:modified xsi:type="dcterms:W3CDTF">2019-12-06T08:24:00Z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0x010100CDA77E4BC4454541B1C9F2DDBEA3CEFF</vt:lpwstr>
  </property>
</Properties>
</file>